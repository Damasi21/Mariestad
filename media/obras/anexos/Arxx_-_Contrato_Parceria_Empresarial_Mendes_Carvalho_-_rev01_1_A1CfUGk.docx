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F0ED" w14:textId="1B02AA14" w:rsidR="00DB0D60" w:rsidRPr="006B6DFB" w:rsidRDefault="00A25C05" w:rsidP="00C47103">
      <w:pPr>
        <w:pStyle w:val="SemEspaamento"/>
        <w:spacing w:after="120" w:line="276" w:lineRule="auto"/>
        <w:jc w:val="center"/>
        <w:rPr>
          <w:rFonts w:ascii="Tahoma" w:hAnsi="Tahoma" w:cs="Tahoma"/>
          <w:b/>
          <w:sz w:val="21"/>
          <w:szCs w:val="21"/>
        </w:rPr>
      </w:pPr>
      <w:r w:rsidRPr="006B6DFB">
        <w:rPr>
          <w:rFonts w:ascii="Tahoma" w:hAnsi="Tahoma" w:cs="Tahoma"/>
          <w:b/>
          <w:sz w:val="21"/>
          <w:szCs w:val="21"/>
        </w:rPr>
        <w:t>CONTRATO</w:t>
      </w:r>
      <w:r w:rsidR="00B6667E" w:rsidRPr="006B6DFB">
        <w:rPr>
          <w:rFonts w:ascii="Tahoma" w:hAnsi="Tahoma" w:cs="Tahoma"/>
          <w:b/>
          <w:sz w:val="21"/>
          <w:szCs w:val="21"/>
        </w:rPr>
        <w:t xml:space="preserve"> DE</w:t>
      </w:r>
      <w:r w:rsidR="00F84697" w:rsidRPr="006B6DFB">
        <w:rPr>
          <w:rFonts w:ascii="Tahoma" w:hAnsi="Tahoma" w:cs="Tahoma"/>
          <w:b/>
          <w:sz w:val="21"/>
          <w:szCs w:val="21"/>
        </w:rPr>
        <w:t xml:space="preserve"> PARCERIA </w:t>
      </w:r>
      <w:r w:rsidR="00B6667E" w:rsidRPr="006B6DFB">
        <w:rPr>
          <w:rFonts w:ascii="Tahoma" w:hAnsi="Tahoma" w:cs="Tahoma"/>
          <w:b/>
          <w:sz w:val="21"/>
          <w:szCs w:val="21"/>
        </w:rPr>
        <w:t>EMPRESARIAL</w:t>
      </w:r>
      <w:r w:rsidR="00DB0D60" w:rsidRPr="006B6DFB">
        <w:rPr>
          <w:rFonts w:ascii="Tahoma" w:hAnsi="Tahoma" w:cs="Tahoma"/>
          <w:b/>
          <w:sz w:val="21"/>
          <w:szCs w:val="21"/>
        </w:rPr>
        <w:t xml:space="preserve"> E OUTRAS AVENÇAS</w:t>
      </w:r>
    </w:p>
    <w:p w14:paraId="1A67ECFD" w14:textId="11E17883" w:rsidR="00F84697" w:rsidRPr="006B6DFB" w:rsidRDefault="00F84697" w:rsidP="00C47103">
      <w:pPr>
        <w:pStyle w:val="SemEspaamento"/>
        <w:spacing w:after="120" w:line="276" w:lineRule="auto"/>
        <w:jc w:val="center"/>
        <w:rPr>
          <w:rFonts w:ascii="Tahoma" w:hAnsi="Tahoma" w:cs="Tahoma"/>
          <w:b/>
          <w:sz w:val="21"/>
          <w:szCs w:val="21"/>
        </w:rPr>
      </w:pPr>
    </w:p>
    <w:p w14:paraId="16C07B38" w14:textId="01A1A47F" w:rsidR="00FF262D" w:rsidRPr="006B6DFB" w:rsidRDefault="00FF262D" w:rsidP="00C47103">
      <w:pPr>
        <w:pStyle w:val="SemEspaamento"/>
        <w:spacing w:after="120" w:line="276" w:lineRule="auto"/>
        <w:jc w:val="both"/>
        <w:rPr>
          <w:rFonts w:ascii="Tahoma" w:hAnsi="Tahoma" w:cs="Tahoma"/>
          <w:sz w:val="21"/>
          <w:szCs w:val="21"/>
        </w:rPr>
      </w:pPr>
      <w:r w:rsidRPr="006B6DFB">
        <w:rPr>
          <w:rFonts w:ascii="Tahoma" w:hAnsi="Tahoma" w:cs="Tahoma"/>
          <w:b/>
          <w:bCs/>
          <w:sz w:val="21"/>
          <w:szCs w:val="21"/>
        </w:rPr>
        <w:t>ARXX BUILDING PRODUCTS IND</w:t>
      </w:r>
      <w:r w:rsidR="001571FA" w:rsidRPr="006B6DFB">
        <w:rPr>
          <w:rFonts w:ascii="Tahoma" w:hAnsi="Tahoma" w:cs="Tahoma"/>
          <w:b/>
          <w:bCs/>
          <w:sz w:val="21"/>
          <w:szCs w:val="21"/>
        </w:rPr>
        <w:t>Ú</w:t>
      </w:r>
      <w:r w:rsidRPr="006B6DFB">
        <w:rPr>
          <w:rFonts w:ascii="Tahoma" w:hAnsi="Tahoma" w:cs="Tahoma"/>
          <w:b/>
          <w:bCs/>
          <w:sz w:val="21"/>
          <w:szCs w:val="21"/>
        </w:rPr>
        <w:t>STRIA, COM</w:t>
      </w:r>
      <w:r w:rsidR="001571FA" w:rsidRPr="006B6DFB">
        <w:rPr>
          <w:rFonts w:ascii="Tahoma" w:hAnsi="Tahoma" w:cs="Tahoma"/>
          <w:b/>
          <w:bCs/>
          <w:sz w:val="21"/>
          <w:szCs w:val="21"/>
        </w:rPr>
        <w:t>É</w:t>
      </w:r>
      <w:r w:rsidRPr="006B6DFB">
        <w:rPr>
          <w:rFonts w:ascii="Tahoma" w:hAnsi="Tahoma" w:cs="Tahoma"/>
          <w:b/>
          <w:bCs/>
          <w:sz w:val="21"/>
          <w:szCs w:val="21"/>
        </w:rPr>
        <w:t>RCIO, IMPORTA</w:t>
      </w:r>
      <w:r w:rsidR="001571FA" w:rsidRPr="006B6DFB">
        <w:rPr>
          <w:rFonts w:ascii="Tahoma" w:hAnsi="Tahoma" w:cs="Tahoma"/>
          <w:b/>
          <w:bCs/>
          <w:sz w:val="21"/>
          <w:szCs w:val="21"/>
        </w:rPr>
        <w:t>ÇÃ</w:t>
      </w:r>
      <w:r w:rsidRPr="006B6DFB">
        <w:rPr>
          <w:rFonts w:ascii="Tahoma" w:hAnsi="Tahoma" w:cs="Tahoma"/>
          <w:b/>
          <w:bCs/>
          <w:sz w:val="21"/>
          <w:szCs w:val="21"/>
        </w:rPr>
        <w:t>O E EXPORTA</w:t>
      </w:r>
      <w:r w:rsidR="001571FA" w:rsidRPr="006B6DFB">
        <w:rPr>
          <w:rFonts w:ascii="Tahoma" w:hAnsi="Tahoma" w:cs="Tahoma"/>
          <w:b/>
          <w:bCs/>
          <w:sz w:val="21"/>
          <w:szCs w:val="21"/>
        </w:rPr>
        <w:t>ÇÃ</w:t>
      </w:r>
      <w:r w:rsidRPr="006B6DFB">
        <w:rPr>
          <w:rFonts w:ascii="Tahoma" w:hAnsi="Tahoma" w:cs="Tahoma"/>
          <w:b/>
          <w:bCs/>
          <w:sz w:val="21"/>
          <w:szCs w:val="21"/>
        </w:rPr>
        <w:t>O DE ARTEFATOS PARA CONSTRU</w:t>
      </w:r>
      <w:r w:rsidR="001571FA" w:rsidRPr="006B6DFB">
        <w:rPr>
          <w:rFonts w:ascii="Tahoma" w:hAnsi="Tahoma" w:cs="Tahoma"/>
          <w:b/>
          <w:bCs/>
          <w:sz w:val="21"/>
          <w:szCs w:val="21"/>
        </w:rPr>
        <w:t>ÇÃ</w:t>
      </w:r>
      <w:r w:rsidRPr="006B6DFB">
        <w:rPr>
          <w:rFonts w:ascii="Tahoma" w:hAnsi="Tahoma" w:cs="Tahoma"/>
          <w:b/>
          <w:bCs/>
          <w:sz w:val="21"/>
          <w:szCs w:val="21"/>
        </w:rPr>
        <w:t xml:space="preserve">O CIVIL S/A </w:t>
      </w:r>
      <w:r w:rsidRPr="006B6DFB">
        <w:rPr>
          <w:rFonts w:ascii="Tahoma" w:hAnsi="Tahoma" w:cs="Tahoma"/>
          <w:sz w:val="21"/>
          <w:szCs w:val="21"/>
        </w:rPr>
        <w:t>(“</w:t>
      </w:r>
      <w:r w:rsidRPr="006B6DFB">
        <w:rPr>
          <w:rFonts w:ascii="Tahoma" w:hAnsi="Tahoma" w:cs="Tahoma"/>
          <w:b/>
          <w:bCs/>
          <w:sz w:val="21"/>
          <w:szCs w:val="21"/>
          <w:u w:val="single"/>
        </w:rPr>
        <w:t>ARXX</w:t>
      </w:r>
      <w:r w:rsidRPr="006B6DFB">
        <w:rPr>
          <w:rFonts w:ascii="Tahoma" w:hAnsi="Tahoma" w:cs="Tahoma"/>
          <w:sz w:val="21"/>
          <w:szCs w:val="21"/>
        </w:rPr>
        <w:t>”),</w:t>
      </w:r>
      <w:r w:rsidRPr="006B6DFB">
        <w:rPr>
          <w:rFonts w:ascii="Tahoma" w:hAnsi="Tahoma" w:cs="Tahoma"/>
          <w:b/>
          <w:bCs/>
          <w:sz w:val="21"/>
          <w:szCs w:val="21"/>
        </w:rPr>
        <w:t xml:space="preserve"> </w:t>
      </w:r>
      <w:r w:rsidRPr="006B6DFB">
        <w:rPr>
          <w:rFonts w:ascii="Tahoma" w:hAnsi="Tahoma" w:cs="Tahoma"/>
          <w:sz w:val="21"/>
          <w:szCs w:val="21"/>
        </w:rPr>
        <w:t>pessoa jurídica de direito privado inscrita no CNPJ sob o número 31.620.106/0001-11</w:t>
      </w:r>
      <w:r w:rsidRPr="006B6DFB">
        <w:rPr>
          <w:rFonts w:ascii="Tahoma" w:hAnsi="Tahoma" w:cs="Tahoma"/>
          <w:sz w:val="21"/>
          <w:szCs w:val="21"/>
          <w:lang w:val="pt-PT"/>
        </w:rPr>
        <w:t xml:space="preserve">, situada na </w:t>
      </w:r>
      <w:r w:rsidRPr="006B6DFB">
        <w:rPr>
          <w:rFonts w:ascii="Tahoma" w:hAnsi="Tahoma" w:cs="Tahoma"/>
          <w:sz w:val="21"/>
          <w:szCs w:val="21"/>
        </w:rPr>
        <w:t>Av. Dr. Olívio Lyra, 353 - 9º andar - sala 905-A, Praia da Costa, Vila Velha/</w:t>
      </w:r>
      <w:r w:rsidRPr="006B6DFB">
        <w:rPr>
          <w:rFonts w:ascii="Tahoma" w:hAnsi="Tahoma" w:cs="Tahoma"/>
          <w:sz w:val="21"/>
          <w:szCs w:val="21"/>
          <w:lang w:val="pt-PT"/>
        </w:rPr>
        <w:t>ES,</w:t>
      </w:r>
      <w:r w:rsidRPr="006B6DFB">
        <w:rPr>
          <w:rFonts w:ascii="Tahoma" w:hAnsi="Tahoma" w:cs="Tahoma"/>
          <w:sz w:val="21"/>
          <w:szCs w:val="21"/>
        </w:rPr>
        <w:t xml:space="preserve"> CEP: 29101-950</w:t>
      </w:r>
      <w:r w:rsidRPr="006B6DFB">
        <w:rPr>
          <w:rFonts w:ascii="Tahoma" w:hAnsi="Tahoma" w:cs="Tahoma"/>
          <w:sz w:val="21"/>
          <w:szCs w:val="21"/>
          <w:lang w:val="pt-PT"/>
        </w:rPr>
        <w:t xml:space="preserve">, </w:t>
      </w:r>
      <w:r w:rsidR="007F0587" w:rsidRPr="006B6DFB">
        <w:rPr>
          <w:rFonts w:ascii="Tahoma" w:hAnsi="Tahoma" w:cs="Tahoma"/>
          <w:sz w:val="21"/>
          <w:szCs w:val="21"/>
        </w:rPr>
        <w:t>endereço eletrônico (e-mail):</w:t>
      </w:r>
      <w:r w:rsidRPr="006B6DFB">
        <w:rPr>
          <w:rFonts w:ascii="Tahoma" w:hAnsi="Tahoma" w:cs="Tahoma"/>
          <w:sz w:val="21"/>
          <w:szCs w:val="21"/>
          <w:lang w:val="pt-PT"/>
        </w:rPr>
        <w:t xml:space="preserve"> </w:t>
      </w:r>
      <w:hyperlink r:id="rId7" w:history="1">
        <w:r w:rsidRPr="006B6DFB">
          <w:rPr>
            <w:rStyle w:val="Hyperlink"/>
            <w:rFonts w:ascii="Tahoma" w:hAnsi="Tahoma" w:cs="Tahoma"/>
            <w:sz w:val="21"/>
            <w:szCs w:val="21"/>
            <w:lang w:val="pt-PT"/>
          </w:rPr>
          <w:t>contato@arxx.com.br</w:t>
        </w:r>
      </w:hyperlink>
      <w:r w:rsidRPr="006B6DFB">
        <w:rPr>
          <w:rFonts w:ascii="Tahoma" w:hAnsi="Tahoma" w:cs="Tahoma"/>
          <w:sz w:val="21"/>
          <w:szCs w:val="21"/>
          <w:lang w:val="pt-PT"/>
        </w:rPr>
        <w:t xml:space="preserve">, telefone: (27) 3319-8246, neste ato representada na forma de seu Estatuto Social, doravante designada simplesmente </w:t>
      </w:r>
      <w:r w:rsidRPr="006B6DFB">
        <w:rPr>
          <w:rFonts w:ascii="Tahoma" w:hAnsi="Tahoma" w:cs="Tahoma"/>
          <w:sz w:val="21"/>
          <w:szCs w:val="21"/>
        </w:rPr>
        <w:t xml:space="preserve">por </w:t>
      </w:r>
      <w:r w:rsidRPr="006B6DFB">
        <w:rPr>
          <w:rFonts w:ascii="Tahoma" w:hAnsi="Tahoma" w:cs="Tahoma"/>
          <w:b/>
          <w:bCs/>
          <w:sz w:val="21"/>
          <w:szCs w:val="21"/>
          <w:highlight w:val="green"/>
        </w:rPr>
        <w:t>[Nome Completo]</w:t>
      </w:r>
      <w:r w:rsidRPr="006B6DFB">
        <w:rPr>
          <w:rFonts w:ascii="Tahoma" w:hAnsi="Tahoma" w:cs="Tahoma"/>
          <w:sz w:val="21"/>
          <w:szCs w:val="21"/>
        </w:rPr>
        <w:t xml:space="preserve">, </w:t>
      </w:r>
      <w:r w:rsidRPr="006B6DFB">
        <w:rPr>
          <w:rFonts w:ascii="Tahoma" w:hAnsi="Tahoma" w:cs="Tahoma"/>
          <w:sz w:val="21"/>
          <w:szCs w:val="21"/>
          <w:highlight w:val="green"/>
        </w:rPr>
        <w:t>[nacionalidade]</w:t>
      </w:r>
      <w:r w:rsidRPr="006B6DFB">
        <w:rPr>
          <w:rFonts w:ascii="Tahoma" w:hAnsi="Tahoma" w:cs="Tahoma"/>
          <w:sz w:val="21"/>
          <w:szCs w:val="21"/>
        </w:rPr>
        <w:t xml:space="preserve">, </w:t>
      </w:r>
      <w:r w:rsidRPr="006B6DFB">
        <w:rPr>
          <w:rFonts w:ascii="Tahoma" w:hAnsi="Tahoma" w:cs="Tahoma"/>
          <w:sz w:val="21"/>
          <w:szCs w:val="21"/>
          <w:highlight w:val="green"/>
        </w:rPr>
        <w:t>[profissão]</w:t>
      </w:r>
      <w:r w:rsidRPr="006B6DFB">
        <w:rPr>
          <w:rFonts w:ascii="Tahoma" w:hAnsi="Tahoma" w:cs="Tahoma"/>
          <w:sz w:val="21"/>
          <w:szCs w:val="21"/>
        </w:rPr>
        <w:t xml:space="preserve">, inscrito no CPF sob o nº. </w:t>
      </w:r>
      <w:r w:rsidRPr="006B6DFB">
        <w:rPr>
          <w:rFonts w:ascii="Tahoma" w:hAnsi="Tahoma" w:cs="Tahoma"/>
          <w:sz w:val="21"/>
          <w:szCs w:val="21"/>
          <w:highlight w:val="green"/>
        </w:rPr>
        <w:t>[●]</w:t>
      </w:r>
      <w:r w:rsidRPr="006B6DFB">
        <w:rPr>
          <w:rFonts w:ascii="Tahoma" w:hAnsi="Tahoma" w:cs="Tahoma"/>
          <w:sz w:val="21"/>
          <w:szCs w:val="21"/>
        </w:rPr>
        <w:t xml:space="preserve">, portador do documento de identidade </w:t>
      </w:r>
      <w:r w:rsidRPr="006B6DFB">
        <w:rPr>
          <w:rFonts w:ascii="Tahoma" w:hAnsi="Tahoma" w:cs="Tahoma"/>
          <w:sz w:val="21"/>
          <w:szCs w:val="21"/>
          <w:highlight w:val="green"/>
        </w:rPr>
        <w:t>[●]</w:t>
      </w:r>
      <w:r w:rsidRPr="006B6DFB">
        <w:rPr>
          <w:rFonts w:ascii="Tahoma" w:hAnsi="Tahoma" w:cs="Tahoma"/>
          <w:sz w:val="21"/>
          <w:szCs w:val="21"/>
        </w:rPr>
        <w:t xml:space="preserve">, expedido pela </w:t>
      </w:r>
      <w:r w:rsidRPr="006B6DFB">
        <w:rPr>
          <w:rFonts w:ascii="Tahoma" w:hAnsi="Tahoma" w:cs="Tahoma"/>
          <w:sz w:val="21"/>
          <w:szCs w:val="21"/>
          <w:highlight w:val="green"/>
        </w:rPr>
        <w:t>[●]</w:t>
      </w:r>
      <w:r w:rsidRPr="006B6DFB">
        <w:rPr>
          <w:rFonts w:ascii="Tahoma" w:hAnsi="Tahoma" w:cs="Tahoma"/>
          <w:sz w:val="21"/>
          <w:szCs w:val="21"/>
        </w:rPr>
        <w:t xml:space="preserve">, endereço eletrônico (e-mail): </w:t>
      </w:r>
      <w:r w:rsidRPr="006B6DFB">
        <w:rPr>
          <w:rFonts w:ascii="Tahoma" w:hAnsi="Tahoma" w:cs="Tahoma"/>
          <w:sz w:val="21"/>
          <w:szCs w:val="21"/>
          <w:highlight w:val="green"/>
        </w:rPr>
        <w:t>[●]</w:t>
      </w:r>
      <w:r w:rsidRPr="006B6DFB">
        <w:rPr>
          <w:rFonts w:ascii="Tahoma" w:hAnsi="Tahoma" w:cs="Tahoma"/>
          <w:sz w:val="21"/>
          <w:szCs w:val="21"/>
        </w:rPr>
        <w:t>, com endereço profissional na empresa que ora representa;</w:t>
      </w:r>
    </w:p>
    <w:p w14:paraId="0D04FFF1" w14:textId="77777777" w:rsidR="00B6667E" w:rsidRPr="006B6DFB" w:rsidRDefault="00B6667E" w:rsidP="00C47103">
      <w:pPr>
        <w:pStyle w:val="SemEspaamento"/>
        <w:spacing w:after="120" w:line="276" w:lineRule="auto"/>
        <w:jc w:val="both"/>
        <w:rPr>
          <w:rFonts w:ascii="Tahoma" w:hAnsi="Tahoma" w:cs="Tahoma"/>
          <w:b/>
          <w:bCs/>
          <w:sz w:val="21"/>
          <w:szCs w:val="21"/>
        </w:rPr>
      </w:pPr>
    </w:p>
    <w:p w14:paraId="141A3868" w14:textId="7589894D" w:rsidR="009927FF" w:rsidRPr="006B6DFB" w:rsidRDefault="0044288C" w:rsidP="009927FF">
      <w:pPr>
        <w:pStyle w:val="SemEspaamento"/>
        <w:spacing w:after="120" w:line="276" w:lineRule="auto"/>
        <w:jc w:val="both"/>
        <w:rPr>
          <w:rFonts w:ascii="Tahoma" w:hAnsi="Tahoma" w:cs="Tahoma"/>
          <w:b/>
          <w:bCs/>
          <w:sz w:val="21"/>
          <w:szCs w:val="21"/>
        </w:rPr>
      </w:pPr>
      <w:r>
        <w:rPr>
          <w:rFonts w:ascii="Tahoma" w:hAnsi="Tahoma" w:cs="Tahoma"/>
          <w:b/>
          <w:bCs/>
          <w:sz w:val="21"/>
          <w:szCs w:val="21"/>
        </w:rPr>
        <w:t>PENHA EMPREENDIMENTOS IMOBILIÁRIOS SPE LTDA</w:t>
      </w:r>
      <w:r w:rsidR="00962901">
        <w:rPr>
          <w:rFonts w:ascii="Tahoma" w:hAnsi="Tahoma" w:cs="Tahoma"/>
          <w:b/>
          <w:bCs/>
          <w:sz w:val="21"/>
          <w:szCs w:val="21"/>
        </w:rPr>
        <w:t>.</w:t>
      </w:r>
      <w:r w:rsidR="009927FF" w:rsidRPr="006B6DFB">
        <w:rPr>
          <w:rFonts w:ascii="Tahoma" w:hAnsi="Tahoma" w:cs="Tahoma"/>
          <w:b/>
          <w:bCs/>
          <w:sz w:val="21"/>
          <w:szCs w:val="21"/>
        </w:rPr>
        <w:t xml:space="preserve"> </w:t>
      </w:r>
      <w:r w:rsidR="009927FF" w:rsidRPr="006B6DFB">
        <w:rPr>
          <w:rFonts w:ascii="Tahoma" w:hAnsi="Tahoma" w:cs="Tahoma"/>
          <w:sz w:val="21"/>
          <w:szCs w:val="21"/>
        </w:rPr>
        <w:t>(“</w:t>
      </w:r>
      <w:r w:rsidR="009927FF" w:rsidRPr="0044288C">
        <w:rPr>
          <w:rFonts w:ascii="Tahoma" w:hAnsi="Tahoma" w:cs="Tahoma"/>
          <w:b/>
          <w:bCs/>
          <w:sz w:val="21"/>
          <w:szCs w:val="21"/>
          <w:u w:val="single"/>
        </w:rPr>
        <w:t>SPE</w:t>
      </w:r>
      <w:r w:rsidR="0034341D" w:rsidRPr="0044288C">
        <w:rPr>
          <w:rFonts w:ascii="Tahoma" w:hAnsi="Tahoma" w:cs="Tahoma"/>
          <w:b/>
          <w:bCs/>
          <w:sz w:val="21"/>
          <w:szCs w:val="21"/>
          <w:u w:val="single"/>
        </w:rPr>
        <w:t xml:space="preserve"> </w:t>
      </w:r>
      <w:r w:rsidRPr="0044288C">
        <w:rPr>
          <w:rFonts w:ascii="Tahoma" w:hAnsi="Tahoma" w:cs="Tahoma"/>
          <w:b/>
          <w:bCs/>
          <w:sz w:val="21"/>
          <w:szCs w:val="21"/>
          <w:u w:val="single"/>
        </w:rPr>
        <w:t>PENHA</w:t>
      </w:r>
      <w:r w:rsidR="0034341D" w:rsidRPr="006B6DFB">
        <w:rPr>
          <w:rFonts w:ascii="Tahoma" w:hAnsi="Tahoma" w:cs="Tahoma"/>
          <w:sz w:val="21"/>
          <w:szCs w:val="21"/>
        </w:rPr>
        <w:t>”</w:t>
      </w:r>
      <w:r w:rsidR="009927FF" w:rsidRPr="006B6DFB">
        <w:rPr>
          <w:rFonts w:ascii="Tahoma" w:hAnsi="Tahoma" w:cs="Tahoma"/>
          <w:sz w:val="21"/>
          <w:szCs w:val="21"/>
        </w:rPr>
        <w:t>),</w:t>
      </w:r>
      <w:r w:rsidR="009927FF" w:rsidRPr="006B6DFB">
        <w:rPr>
          <w:rFonts w:ascii="Tahoma" w:hAnsi="Tahoma" w:cs="Tahoma"/>
          <w:b/>
          <w:bCs/>
          <w:sz w:val="21"/>
          <w:szCs w:val="21"/>
        </w:rPr>
        <w:t xml:space="preserve"> </w:t>
      </w:r>
      <w:r w:rsidR="009927FF" w:rsidRPr="006B6DFB">
        <w:rPr>
          <w:rFonts w:ascii="Tahoma" w:hAnsi="Tahoma" w:cs="Tahoma"/>
          <w:sz w:val="21"/>
          <w:szCs w:val="21"/>
        </w:rPr>
        <w:t xml:space="preserve">pessoa jurídica de direito privado inscrita no CNPJ sob o número </w:t>
      </w:r>
      <w:r>
        <w:rPr>
          <w:rFonts w:ascii="Tahoma" w:hAnsi="Tahoma" w:cs="Tahoma"/>
          <w:sz w:val="21"/>
          <w:szCs w:val="21"/>
        </w:rPr>
        <w:t>41.622.547/0001-06</w:t>
      </w:r>
      <w:r w:rsidR="009927FF" w:rsidRPr="006B6DFB">
        <w:rPr>
          <w:rFonts w:ascii="Tahoma" w:hAnsi="Tahoma" w:cs="Tahoma"/>
          <w:sz w:val="21"/>
          <w:szCs w:val="21"/>
          <w:lang w:val="pt-PT"/>
        </w:rPr>
        <w:t xml:space="preserve">, situada na </w:t>
      </w:r>
      <w:r w:rsidR="004C3F3A">
        <w:rPr>
          <w:rFonts w:ascii="Tahoma" w:hAnsi="Tahoma" w:cs="Tahoma"/>
          <w:sz w:val="21"/>
          <w:szCs w:val="21"/>
        </w:rPr>
        <w:t xml:space="preserve">rua Carlos </w:t>
      </w:r>
      <w:proofErr w:type="spellStart"/>
      <w:r w:rsidR="004C3F3A">
        <w:rPr>
          <w:rFonts w:ascii="Tahoma" w:hAnsi="Tahoma" w:cs="Tahoma"/>
          <w:sz w:val="21"/>
          <w:szCs w:val="21"/>
        </w:rPr>
        <w:t>Marks</w:t>
      </w:r>
      <w:proofErr w:type="spellEnd"/>
      <w:r w:rsidR="004C3F3A">
        <w:rPr>
          <w:rFonts w:ascii="Tahoma" w:hAnsi="Tahoma" w:cs="Tahoma"/>
          <w:sz w:val="21"/>
          <w:szCs w:val="21"/>
        </w:rPr>
        <w:t xml:space="preserve"> Junior, 8, bairro Vila Esperança, em São Paulo/SP, CEP: 03.651-220</w:t>
      </w:r>
      <w:r w:rsidR="009927FF" w:rsidRPr="006B6DFB">
        <w:rPr>
          <w:rFonts w:ascii="Tahoma" w:hAnsi="Tahoma" w:cs="Tahoma"/>
          <w:sz w:val="21"/>
          <w:szCs w:val="21"/>
          <w:lang w:val="pt-PT"/>
        </w:rPr>
        <w:t xml:space="preserve">, </w:t>
      </w:r>
      <w:r w:rsidR="009927FF" w:rsidRPr="006B6DFB">
        <w:rPr>
          <w:rFonts w:ascii="Tahoma" w:hAnsi="Tahoma" w:cs="Tahoma"/>
          <w:sz w:val="21"/>
          <w:szCs w:val="21"/>
        </w:rPr>
        <w:t>endereço eletrônico (e-mail):</w:t>
      </w:r>
      <w:r w:rsidR="009927FF" w:rsidRPr="006B6DFB">
        <w:rPr>
          <w:rFonts w:ascii="Tahoma" w:hAnsi="Tahoma" w:cs="Tahoma"/>
          <w:sz w:val="21"/>
          <w:szCs w:val="21"/>
          <w:lang w:val="pt-PT"/>
        </w:rPr>
        <w:t xml:space="preserve"> </w:t>
      </w:r>
      <w:r w:rsidR="009927FF" w:rsidRPr="006B6DFB">
        <w:rPr>
          <w:rFonts w:ascii="Tahoma" w:hAnsi="Tahoma" w:cs="Tahoma"/>
          <w:sz w:val="21"/>
          <w:szCs w:val="21"/>
          <w:highlight w:val="green"/>
        </w:rPr>
        <w:t>[●]</w:t>
      </w:r>
      <w:r w:rsidR="009927FF" w:rsidRPr="006B6DFB">
        <w:rPr>
          <w:rFonts w:ascii="Tahoma" w:hAnsi="Tahoma" w:cs="Tahoma"/>
          <w:sz w:val="21"/>
          <w:szCs w:val="21"/>
          <w:lang w:val="pt-PT"/>
        </w:rPr>
        <w:t xml:space="preserve">, telefone: </w:t>
      </w:r>
      <w:r w:rsidR="009927FF" w:rsidRPr="006B6DFB">
        <w:rPr>
          <w:rFonts w:ascii="Tahoma" w:hAnsi="Tahoma" w:cs="Tahoma"/>
          <w:sz w:val="21"/>
          <w:szCs w:val="21"/>
          <w:highlight w:val="green"/>
        </w:rPr>
        <w:t>[●]</w:t>
      </w:r>
      <w:r w:rsidR="009927FF" w:rsidRPr="006B6DFB">
        <w:rPr>
          <w:rFonts w:ascii="Tahoma" w:hAnsi="Tahoma" w:cs="Tahoma"/>
          <w:sz w:val="21"/>
          <w:szCs w:val="21"/>
          <w:lang w:val="pt-PT"/>
        </w:rPr>
        <w:t xml:space="preserve">, neste ato representada na forma de seu </w:t>
      </w:r>
      <w:r w:rsidR="009927FF" w:rsidRPr="004C3F3A">
        <w:rPr>
          <w:rFonts w:ascii="Tahoma" w:hAnsi="Tahoma" w:cs="Tahoma"/>
          <w:sz w:val="21"/>
          <w:szCs w:val="21"/>
        </w:rPr>
        <w:t>Contrato Social</w:t>
      </w:r>
      <w:r w:rsidR="009927FF" w:rsidRPr="006B6DFB">
        <w:rPr>
          <w:rFonts w:ascii="Tahoma" w:hAnsi="Tahoma" w:cs="Tahoma"/>
          <w:sz w:val="21"/>
          <w:szCs w:val="21"/>
          <w:lang w:val="pt-PT"/>
        </w:rPr>
        <w:t xml:space="preserve">, doravante designada simplesmente </w:t>
      </w:r>
      <w:r w:rsidR="009927FF" w:rsidRPr="006B6DFB">
        <w:rPr>
          <w:rFonts w:ascii="Tahoma" w:hAnsi="Tahoma" w:cs="Tahoma"/>
          <w:sz w:val="21"/>
          <w:szCs w:val="21"/>
        </w:rPr>
        <w:t xml:space="preserve">por </w:t>
      </w:r>
      <w:r w:rsidR="004C3F3A">
        <w:rPr>
          <w:rFonts w:ascii="Tahoma" w:hAnsi="Tahoma" w:cs="Tahoma"/>
          <w:b/>
          <w:bCs/>
          <w:sz w:val="21"/>
          <w:szCs w:val="21"/>
        </w:rPr>
        <w:t>Glauber Paiva Reis</w:t>
      </w:r>
      <w:r w:rsidR="009927FF" w:rsidRPr="006B6DFB">
        <w:rPr>
          <w:rFonts w:ascii="Tahoma" w:hAnsi="Tahoma" w:cs="Tahoma"/>
          <w:sz w:val="21"/>
          <w:szCs w:val="21"/>
        </w:rPr>
        <w:t xml:space="preserve">, </w:t>
      </w:r>
      <w:r w:rsidR="00133B86">
        <w:rPr>
          <w:rFonts w:ascii="Tahoma" w:hAnsi="Tahoma" w:cs="Tahoma"/>
          <w:sz w:val="21"/>
          <w:szCs w:val="21"/>
        </w:rPr>
        <w:t>brasileiro</w:t>
      </w:r>
      <w:r w:rsidR="009927FF" w:rsidRPr="006B6DFB">
        <w:rPr>
          <w:rFonts w:ascii="Tahoma" w:hAnsi="Tahoma" w:cs="Tahoma"/>
          <w:sz w:val="21"/>
          <w:szCs w:val="21"/>
        </w:rPr>
        <w:t xml:space="preserve">, </w:t>
      </w:r>
      <w:r w:rsidR="00133B86">
        <w:rPr>
          <w:rFonts w:ascii="Tahoma" w:hAnsi="Tahoma" w:cs="Tahoma"/>
          <w:sz w:val="21"/>
          <w:szCs w:val="21"/>
        </w:rPr>
        <w:t>empresário</w:t>
      </w:r>
      <w:r w:rsidR="009927FF" w:rsidRPr="006B6DFB">
        <w:rPr>
          <w:rFonts w:ascii="Tahoma" w:hAnsi="Tahoma" w:cs="Tahoma"/>
          <w:sz w:val="21"/>
          <w:szCs w:val="21"/>
        </w:rPr>
        <w:t xml:space="preserve">, inscrito no CPF sob o nº. </w:t>
      </w:r>
      <w:r w:rsidR="009C33C5">
        <w:rPr>
          <w:rFonts w:ascii="Tahoma" w:hAnsi="Tahoma" w:cs="Tahoma"/>
          <w:sz w:val="21"/>
          <w:szCs w:val="21"/>
        </w:rPr>
        <w:t>142.467.478-66</w:t>
      </w:r>
      <w:r w:rsidR="009927FF" w:rsidRPr="006B6DFB">
        <w:rPr>
          <w:rFonts w:ascii="Tahoma" w:hAnsi="Tahoma" w:cs="Tahoma"/>
          <w:sz w:val="21"/>
          <w:szCs w:val="21"/>
        </w:rPr>
        <w:t xml:space="preserve">, portador do documento de identidade </w:t>
      </w:r>
      <w:r w:rsidR="009C33C5">
        <w:rPr>
          <w:rFonts w:ascii="Tahoma" w:hAnsi="Tahoma" w:cs="Tahoma"/>
          <w:sz w:val="21"/>
          <w:szCs w:val="21"/>
        </w:rPr>
        <w:t>(RG) nº. 16.903.783-6</w:t>
      </w:r>
      <w:r w:rsidR="009927FF" w:rsidRPr="006B6DFB">
        <w:rPr>
          <w:rFonts w:ascii="Tahoma" w:hAnsi="Tahoma" w:cs="Tahoma"/>
          <w:sz w:val="21"/>
          <w:szCs w:val="21"/>
        </w:rPr>
        <w:t xml:space="preserve">, expedido pela </w:t>
      </w:r>
      <w:r w:rsidR="009C33C5">
        <w:rPr>
          <w:rFonts w:ascii="Tahoma" w:hAnsi="Tahoma" w:cs="Tahoma"/>
          <w:sz w:val="21"/>
          <w:szCs w:val="21"/>
        </w:rPr>
        <w:t>SSP/SP</w:t>
      </w:r>
      <w:r w:rsidR="009927FF" w:rsidRPr="006B6DFB">
        <w:rPr>
          <w:rFonts w:ascii="Tahoma" w:hAnsi="Tahoma" w:cs="Tahoma"/>
          <w:sz w:val="21"/>
          <w:szCs w:val="21"/>
        </w:rPr>
        <w:t xml:space="preserve">, endereço eletrônico (e-mail): </w:t>
      </w:r>
      <w:r w:rsidR="009927FF" w:rsidRPr="006B6DFB">
        <w:rPr>
          <w:rFonts w:ascii="Tahoma" w:hAnsi="Tahoma" w:cs="Tahoma"/>
          <w:sz w:val="21"/>
          <w:szCs w:val="21"/>
          <w:highlight w:val="green"/>
        </w:rPr>
        <w:t>[●]</w:t>
      </w:r>
      <w:r w:rsidR="009927FF" w:rsidRPr="006B6DFB">
        <w:rPr>
          <w:rFonts w:ascii="Tahoma" w:hAnsi="Tahoma" w:cs="Tahoma"/>
          <w:sz w:val="21"/>
          <w:szCs w:val="21"/>
        </w:rPr>
        <w:t>, com endereço profissional na empresa que ora representa;</w:t>
      </w:r>
    </w:p>
    <w:p w14:paraId="56F9A88D" w14:textId="77777777" w:rsidR="009927FF" w:rsidRPr="006B6DFB" w:rsidRDefault="009927FF" w:rsidP="00C47103">
      <w:pPr>
        <w:pStyle w:val="SemEspaamento"/>
        <w:spacing w:after="120" w:line="276" w:lineRule="auto"/>
        <w:jc w:val="both"/>
        <w:rPr>
          <w:rFonts w:ascii="Tahoma" w:hAnsi="Tahoma" w:cs="Tahoma"/>
          <w:b/>
          <w:bCs/>
          <w:sz w:val="21"/>
          <w:szCs w:val="21"/>
        </w:rPr>
      </w:pPr>
    </w:p>
    <w:p w14:paraId="1EC84F0D" w14:textId="19C4227C" w:rsidR="002742C4" w:rsidRPr="006B6DFB" w:rsidRDefault="002742C4" w:rsidP="00C47103">
      <w:pPr>
        <w:pStyle w:val="SemEspaamento"/>
        <w:spacing w:after="120" w:line="276" w:lineRule="auto"/>
        <w:jc w:val="both"/>
        <w:rPr>
          <w:rFonts w:ascii="Tahoma" w:hAnsi="Tahoma" w:cs="Tahoma"/>
          <w:sz w:val="21"/>
          <w:szCs w:val="21"/>
        </w:rPr>
      </w:pPr>
      <w:r w:rsidRPr="006B6DFB">
        <w:rPr>
          <w:rFonts w:ascii="Tahoma" w:hAnsi="Tahoma" w:cs="Tahoma"/>
          <w:sz w:val="21"/>
          <w:szCs w:val="21"/>
        </w:rPr>
        <w:t xml:space="preserve">E, ainda, na qualidade de Interveniente Garantidora das obrigações da </w:t>
      </w:r>
      <w:r w:rsidR="0044288C" w:rsidRPr="0044288C">
        <w:rPr>
          <w:rFonts w:ascii="Tahoma" w:hAnsi="Tahoma" w:cs="Tahoma"/>
          <w:sz w:val="21"/>
          <w:szCs w:val="21"/>
        </w:rPr>
        <w:t>SPE PENHA</w:t>
      </w:r>
      <w:r w:rsidR="009927FF" w:rsidRPr="006B6DFB">
        <w:rPr>
          <w:rFonts w:ascii="Tahoma" w:hAnsi="Tahoma" w:cs="Tahoma"/>
          <w:sz w:val="21"/>
          <w:szCs w:val="21"/>
        </w:rPr>
        <w:t>:</w:t>
      </w:r>
    </w:p>
    <w:p w14:paraId="70B29C9D" w14:textId="069FB3ED" w:rsidR="000D2E44" w:rsidRPr="006B6DFB" w:rsidRDefault="00C8625C" w:rsidP="00C47103">
      <w:pPr>
        <w:pStyle w:val="SemEspaamento"/>
        <w:spacing w:after="120" w:line="276" w:lineRule="auto"/>
        <w:jc w:val="both"/>
        <w:rPr>
          <w:rFonts w:ascii="Tahoma" w:hAnsi="Tahoma" w:cs="Tahoma"/>
          <w:b/>
          <w:bCs/>
          <w:sz w:val="21"/>
          <w:szCs w:val="21"/>
        </w:rPr>
      </w:pPr>
      <w:r>
        <w:rPr>
          <w:rFonts w:ascii="Tahoma" w:hAnsi="Tahoma" w:cs="Tahoma"/>
          <w:b/>
          <w:bCs/>
          <w:sz w:val="21"/>
          <w:szCs w:val="21"/>
        </w:rPr>
        <w:t>MENDES CARVALHO EMPREENDIMENTOES E CONSTRUÇÕES LTDA.</w:t>
      </w:r>
      <w:r w:rsidR="000D2E44" w:rsidRPr="006B6DFB">
        <w:rPr>
          <w:rFonts w:ascii="Tahoma" w:hAnsi="Tahoma" w:cs="Tahoma"/>
          <w:b/>
          <w:bCs/>
          <w:sz w:val="21"/>
          <w:szCs w:val="21"/>
        </w:rPr>
        <w:t xml:space="preserve"> </w:t>
      </w:r>
      <w:r w:rsidR="000D2E44" w:rsidRPr="006B6DFB">
        <w:rPr>
          <w:rFonts w:ascii="Tahoma" w:hAnsi="Tahoma" w:cs="Tahoma"/>
          <w:sz w:val="21"/>
          <w:szCs w:val="21"/>
        </w:rPr>
        <w:t>(“</w:t>
      </w:r>
      <w:r w:rsidR="002742C4" w:rsidRPr="006B6DFB">
        <w:rPr>
          <w:rFonts w:ascii="Tahoma" w:hAnsi="Tahoma" w:cs="Tahoma"/>
          <w:b/>
          <w:bCs/>
          <w:sz w:val="21"/>
          <w:szCs w:val="21"/>
          <w:u w:val="single"/>
        </w:rPr>
        <w:t>MENDES CARVALHO</w:t>
      </w:r>
      <w:r w:rsidR="000D2E44" w:rsidRPr="006B6DFB">
        <w:rPr>
          <w:rFonts w:ascii="Tahoma" w:hAnsi="Tahoma" w:cs="Tahoma"/>
          <w:sz w:val="21"/>
          <w:szCs w:val="21"/>
        </w:rPr>
        <w:t>”),</w:t>
      </w:r>
      <w:r w:rsidR="000D2E44" w:rsidRPr="006B6DFB">
        <w:rPr>
          <w:rFonts w:ascii="Tahoma" w:hAnsi="Tahoma" w:cs="Tahoma"/>
          <w:b/>
          <w:bCs/>
          <w:sz w:val="21"/>
          <w:szCs w:val="21"/>
        </w:rPr>
        <w:t xml:space="preserve"> </w:t>
      </w:r>
      <w:r w:rsidR="000D2E44" w:rsidRPr="006B6DFB">
        <w:rPr>
          <w:rFonts w:ascii="Tahoma" w:hAnsi="Tahoma" w:cs="Tahoma"/>
          <w:sz w:val="21"/>
          <w:szCs w:val="21"/>
        </w:rPr>
        <w:t xml:space="preserve">pessoa jurídica de direito privado inscrita no CNPJ sob o número </w:t>
      </w:r>
      <w:r>
        <w:rPr>
          <w:rFonts w:ascii="Tahoma" w:hAnsi="Tahoma" w:cs="Tahoma"/>
          <w:sz w:val="21"/>
          <w:szCs w:val="21"/>
        </w:rPr>
        <w:t>48.392.393/0001-52</w:t>
      </w:r>
      <w:r w:rsidR="000D2E44" w:rsidRPr="006B6DFB">
        <w:rPr>
          <w:rFonts w:ascii="Tahoma" w:hAnsi="Tahoma" w:cs="Tahoma"/>
          <w:sz w:val="21"/>
          <w:szCs w:val="21"/>
          <w:lang w:val="pt-PT"/>
        </w:rPr>
        <w:t xml:space="preserve">, situada na </w:t>
      </w:r>
      <w:r w:rsidR="00F3578F">
        <w:rPr>
          <w:rFonts w:ascii="Tahoma" w:hAnsi="Tahoma" w:cs="Tahoma"/>
          <w:sz w:val="21"/>
          <w:szCs w:val="21"/>
        </w:rPr>
        <w:t>RUA Cinco de Maio, 79, Jardim Colibri, em São Paulo/SP, CEP: 04855-640</w:t>
      </w:r>
      <w:r w:rsidR="000D2E44" w:rsidRPr="006B6DFB">
        <w:rPr>
          <w:rFonts w:ascii="Tahoma" w:hAnsi="Tahoma" w:cs="Tahoma"/>
          <w:sz w:val="21"/>
          <w:szCs w:val="21"/>
          <w:lang w:val="pt-PT"/>
        </w:rPr>
        <w:t xml:space="preserve">, </w:t>
      </w:r>
      <w:r w:rsidR="000D2E44" w:rsidRPr="006B6DFB">
        <w:rPr>
          <w:rFonts w:ascii="Tahoma" w:hAnsi="Tahoma" w:cs="Tahoma"/>
          <w:sz w:val="21"/>
          <w:szCs w:val="21"/>
        </w:rPr>
        <w:t>endereço eletrônico (e-mail):</w:t>
      </w:r>
      <w:r w:rsidR="000D2E44" w:rsidRPr="006B6DFB">
        <w:rPr>
          <w:rFonts w:ascii="Tahoma" w:hAnsi="Tahoma" w:cs="Tahoma"/>
          <w:sz w:val="21"/>
          <w:szCs w:val="21"/>
          <w:lang w:val="pt-PT"/>
        </w:rPr>
        <w:t xml:space="preserve"> </w:t>
      </w:r>
      <w:r w:rsidR="002742C4" w:rsidRPr="006B6DFB">
        <w:rPr>
          <w:rFonts w:ascii="Tahoma" w:hAnsi="Tahoma" w:cs="Tahoma"/>
          <w:sz w:val="21"/>
          <w:szCs w:val="21"/>
          <w:highlight w:val="green"/>
        </w:rPr>
        <w:t>[●]</w:t>
      </w:r>
      <w:r w:rsidR="000D2E44" w:rsidRPr="006B6DFB">
        <w:rPr>
          <w:rFonts w:ascii="Tahoma" w:hAnsi="Tahoma" w:cs="Tahoma"/>
          <w:sz w:val="21"/>
          <w:szCs w:val="21"/>
          <w:lang w:val="pt-PT"/>
        </w:rPr>
        <w:t xml:space="preserve">, telefone: </w:t>
      </w:r>
      <w:r w:rsidR="002742C4" w:rsidRPr="006B6DFB">
        <w:rPr>
          <w:rFonts w:ascii="Tahoma" w:hAnsi="Tahoma" w:cs="Tahoma"/>
          <w:sz w:val="21"/>
          <w:szCs w:val="21"/>
          <w:highlight w:val="green"/>
        </w:rPr>
        <w:t>[●]</w:t>
      </w:r>
      <w:r w:rsidR="000D2E44" w:rsidRPr="006B6DFB">
        <w:rPr>
          <w:rFonts w:ascii="Tahoma" w:hAnsi="Tahoma" w:cs="Tahoma"/>
          <w:sz w:val="21"/>
          <w:szCs w:val="21"/>
          <w:lang w:val="pt-PT"/>
        </w:rPr>
        <w:t xml:space="preserve">, neste ato representada na forma de </w:t>
      </w:r>
      <w:r w:rsidR="000D2E44" w:rsidRPr="00F3578F">
        <w:rPr>
          <w:rFonts w:ascii="Tahoma" w:hAnsi="Tahoma" w:cs="Tahoma"/>
          <w:sz w:val="21"/>
          <w:szCs w:val="21"/>
          <w:lang w:val="pt-PT"/>
        </w:rPr>
        <w:t xml:space="preserve">seu </w:t>
      </w:r>
      <w:r w:rsidR="002742C4" w:rsidRPr="00F3578F">
        <w:rPr>
          <w:rFonts w:ascii="Tahoma" w:hAnsi="Tahoma" w:cs="Tahoma"/>
          <w:sz w:val="21"/>
          <w:szCs w:val="21"/>
        </w:rPr>
        <w:t>Contrato</w:t>
      </w:r>
      <w:r w:rsidR="004C3F3A">
        <w:rPr>
          <w:rFonts w:ascii="Tahoma" w:hAnsi="Tahoma" w:cs="Tahoma"/>
          <w:sz w:val="21"/>
          <w:szCs w:val="21"/>
        </w:rPr>
        <w:t xml:space="preserve"> Social</w:t>
      </w:r>
      <w:r w:rsidR="000D2E44" w:rsidRPr="00F3578F">
        <w:rPr>
          <w:rFonts w:ascii="Tahoma" w:hAnsi="Tahoma" w:cs="Tahoma"/>
          <w:sz w:val="21"/>
          <w:szCs w:val="21"/>
          <w:lang w:val="pt-PT"/>
        </w:rPr>
        <w:t>,</w:t>
      </w:r>
      <w:r w:rsidR="000D2E44" w:rsidRPr="006B6DFB">
        <w:rPr>
          <w:rFonts w:ascii="Tahoma" w:hAnsi="Tahoma" w:cs="Tahoma"/>
          <w:sz w:val="21"/>
          <w:szCs w:val="21"/>
          <w:lang w:val="pt-PT"/>
        </w:rPr>
        <w:t xml:space="preserve"> </w:t>
      </w:r>
      <w:r w:rsidR="002742C4" w:rsidRPr="006B6DFB">
        <w:rPr>
          <w:rFonts w:ascii="Tahoma" w:hAnsi="Tahoma" w:cs="Tahoma"/>
          <w:sz w:val="21"/>
          <w:szCs w:val="21"/>
          <w:lang w:val="pt-PT"/>
        </w:rPr>
        <w:t xml:space="preserve">doravante designada simplesmente </w:t>
      </w:r>
      <w:r w:rsidR="002742C4" w:rsidRPr="006B6DFB">
        <w:rPr>
          <w:rFonts w:ascii="Tahoma" w:hAnsi="Tahoma" w:cs="Tahoma"/>
          <w:sz w:val="21"/>
          <w:szCs w:val="21"/>
        </w:rPr>
        <w:t xml:space="preserve">por </w:t>
      </w:r>
      <w:r w:rsidR="0096622F">
        <w:rPr>
          <w:rFonts w:ascii="Tahoma" w:hAnsi="Tahoma" w:cs="Tahoma"/>
          <w:b/>
          <w:bCs/>
          <w:sz w:val="21"/>
          <w:szCs w:val="21"/>
        </w:rPr>
        <w:t>Leopoldo Fernando de Carvalho</w:t>
      </w:r>
      <w:r w:rsidR="002742C4" w:rsidRPr="006B6DFB">
        <w:rPr>
          <w:rFonts w:ascii="Tahoma" w:hAnsi="Tahoma" w:cs="Tahoma"/>
          <w:sz w:val="21"/>
          <w:szCs w:val="21"/>
        </w:rPr>
        <w:t xml:space="preserve">, </w:t>
      </w:r>
      <w:r w:rsidR="0096622F">
        <w:rPr>
          <w:rFonts w:ascii="Tahoma" w:hAnsi="Tahoma" w:cs="Tahoma"/>
          <w:sz w:val="21"/>
          <w:szCs w:val="21"/>
        </w:rPr>
        <w:t>brasileiro</w:t>
      </w:r>
      <w:r w:rsidR="002742C4" w:rsidRPr="006B6DFB">
        <w:rPr>
          <w:rFonts w:ascii="Tahoma" w:hAnsi="Tahoma" w:cs="Tahoma"/>
          <w:sz w:val="21"/>
          <w:szCs w:val="21"/>
        </w:rPr>
        <w:t xml:space="preserve">, </w:t>
      </w:r>
      <w:r w:rsidR="0096622F">
        <w:rPr>
          <w:rFonts w:ascii="Tahoma" w:hAnsi="Tahoma" w:cs="Tahoma"/>
          <w:sz w:val="21"/>
          <w:szCs w:val="21"/>
        </w:rPr>
        <w:t>empresário</w:t>
      </w:r>
      <w:r w:rsidR="002742C4" w:rsidRPr="006B6DFB">
        <w:rPr>
          <w:rFonts w:ascii="Tahoma" w:hAnsi="Tahoma" w:cs="Tahoma"/>
          <w:sz w:val="21"/>
          <w:szCs w:val="21"/>
        </w:rPr>
        <w:t xml:space="preserve">, inscrito no CPF sob o nº. </w:t>
      </w:r>
      <w:r w:rsidR="0094273B">
        <w:rPr>
          <w:rFonts w:ascii="Tahoma" w:hAnsi="Tahoma" w:cs="Tahoma"/>
          <w:sz w:val="21"/>
          <w:szCs w:val="21"/>
        </w:rPr>
        <w:t>127.093.708-16</w:t>
      </w:r>
      <w:r w:rsidR="002742C4" w:rsidRPr="006B6DFB">
        <w:rPr>
          <w:rFonts w:ascii="Tahoma" w:hAnsi="Tahoma" w:cs="Tahoma"/>
          <w:sz w:val="21"/>
          <w:szCs w:val="21"/>
        </w:rPr>
        <w:t>, portador do documento de identidade</w:t>
      </w:r>
      <w:r w:rsidR="0094273B">
        <w:rPr>
          <w:rFonts w:ascii="Tahoma" w:hAnsi="Tahoma" w:cs="Tahoma"/>
          <w:sz w:val="21"/>
          <w:szCs w:val="21"/>
        </w:rPr>
        <w:t xml:space="preserve"> (RG)</w:t>
      </w:r>
      <w:r w:rsidR="002742C4" w:rsidRPr="006B6DFB">
        <w:rPr>
          <w:rFonts w:ascii="Tahoma" w:hAnsi="Tahoma" w:cs="Tahoma"/>
          <w:sz w:val="21"/>
          <w:szCs w:val="21"/>
        </w:rPr>
        <w:t xml:space="preserve"> </w:t>
      </w:r>
      <w:r w:rsidR="0094273B">
        <w:rPr>
          <w:rFonts w:ascii="Tahoma" w:hAnsi="Tahoma" w:cs="Tahoma"/>
          <w:sz w:val="21"/>
          <w:szCs w:val="21"/>
        </w:rPr>
        <w:t>nº. 21.844.499-0</w:t>
      </w:r>
      <w:r w:rsidR="002742C4" w:rsidRPr="006B6DFB">
        <w:rPr>
          <w:rFonts w:ascii="Tahoma" w:hAnsi="Tahoma" w:cs="Tahoma"/>
          <w:sz w:val="21"/>
          <w:szCs w:val="21"/>
        </w:rPr>
        <w:t xml:space="preserve">, expedido pela </w:t>
      </w:r>
      <w:r w:rsidR="0094273B">
        <w:rPr>
          <w:rFonts w:ascii="Tahoma" w:hAnsi="Tahoma" w:cs="Tahoma"/>
          <w:sz w:val="21"/>
          <w:szCs w:val="21"/>
        </w:rPr>
        <w:t>SSP</w:t>
      </w:r>
      <w:r w:rsidR="0044288C">
        <w:rPr>
          <w:rFonts w:ascii="Tahoma" w:hAnsi="Tahoma" w:cs="Tahoma"/>
          <w:sz w:val="21"/>
          <w:szCs w:val="21"/>
        </w:rPr>
        <w:t>/SP</w:t>
      </w:r>
      <w:r w:rsidR="002742C4" w:rsidRPr="006B6DFB">
        <w:rPr>
          <w:rFonts w:ascii="Tahoma" w:hAnsi="Tahoma" w:cs="Tahoma"/>
          <w:sz w:val="21"/>
          <w:szCs w:val="21"/>
        </w:rPr>
        <w:t xml:space="preserve">, endereço eletrônico (e-mail): </w:t>
      </w:r>
      <w:r w:rsidR="002742C4" w:rsidRPr="006B6DFB">
        <w:rPr>
          <w:rFonts w:ascii="Tahoma" w:hAnsi="Tahoma" w:cs="Tahoma"/>
          <w:sz w:val="21"/>
          <w:szCs w:val="21"/>
          <w:highlight w:val="green"/>
        </w:rPr>
        <w:t>[●]</w:t>
      </w:r>
      <w:r w:rsidR="002742C4" w:rsidRPr="006B6DFB">
        <w:rPr>
          <w:rFonts w:ascii="Tahoma" w:hAnsi="Tahoma" w:cs="Tahoma"/>
          <w:sz w:val="21"/>
          <w:szCs w:val="21"/>
        </w:rPr>
        <w:t>, com endereço profissional na empresa que ora representa;</w:t>
      </w:r>
    </w:p>
    <w:p w14:paraId="265F60B8" w14:textId="77777777" w:rsidR="002742C4" w:rsidRPr="006B6DFB" w:rsidRDefault="002742C4" w:rsidP="00C47103">
      <w:pPr>
        <w:pStyle w:val="SemEspaamento"/>
        <w:spacing w:after="120" w:line="276" w:lineRule="auto"/>
        <w:jc w:val="both"/>
        <w:rPr>
          <w:rFonts w:ascii="Tahoma" w:hAnsi="Tahoma" w:cs="Tahoma"/>
          <w:sz w:val="21"/>
          <w:szCs w:val="21"/>
        </w:rPr>
      </w:pPr>
    </w:p>
    <w:p w14:paraId="2FE3D00E" w14:textId="5D38DCE0" w:rsidR="008176DB" w:rsidRPr="006B6DFB" w:rsidRDefault="008176DB" w:rsidP="00C47103">
      <w:pPr>
        <w:pStyle w:val="SemEspaamento"/>
        <w:spacing w:after="120" w:line="276" w:lineRule="auto"/>
        <w:jc w:val="both"/>
        <w:rPr>
          <w:rFonts w:ascii="Tahoma" w:hAnsi="Tahoma" w:cs="Tahoma"/>
          <w:b/>
          <w:bCs/>
          <w:sz w:val="21"/>
          <w:szCs w:val="21"/>
        </w:rPr>
      </w:pPr>
      <w:r w:rsidRPr="006B6DFB">
        <w:rPr>
          <w:rFonts w:ascii="Tahoma" w:hAnsi="Tahoma" w:cs="Tahoma"/>
          <w:b/>
          <w:bCs/>
          <w:sz w:val="21"/>
          <w:szCs w:val="21"/>
        </w:rPr>
        <w:t>Considerando que:</w:t>
      </w:r>
    </w:p>
    <w:p w14:paraId="32292505" w14:textId="29E98590" w:rsidR="008176DB" w:rsidRPr="006B6DFB" w:rsidRDefault="00B05F6E" w:rsidP="00C47103">
      <w:pPr>
        <w:pStyle w:val="SemEspaamento"/>
        <w:numPr>
          <w:ilvl w:val="0"/>
          <w:numId w:val="21"/>
        </w:numPr>
        <w:spacing w:after="120" w:line="276" w:lineRule="auto"/>
        <w:ind w:left="851" w:hanging="513"/>
        <w:jc w:val="both"/>
        <w:rPr>
          <w:rFonts w:ascii="Tahoma" w:hAnsi="Tahoma" w:cs="Tahoma"/>
          <w:b/>
          <w:bCs/>
          <w:sz w:val="21"/>
          <w:szCs w:val="21"/>
        </w:rPr>
      </w:pPr>
      <w:r w:rsidRPr="006B6DFB">
        <w:rPr>
          <w:rFonts w:ascii="Tahoma" w:hAnsi="Tahoma" w:cs="Tahoma"/>
          <w:sz w:val="21"/>
          <w:szCs w:val="21"/>
        </w:rPr>
        <w:t>A ARXX</w:t>
      </w:r>
      <w:r w:rsidR="00C43AA3" w:rsidRPr="006B6DFB">
        <w:rPr>
          <w:rFonts w:ascii="Tahoma" w:hAnsi="Tahoma" w:cs="Tahoma"/>
          <w:sz w:val="21"/>
          <w:szCs w:val="21"/>
        </w:rPr>
        <w:t xml:space="preserve"> possui expertise </w:t>
      </w:r>
      <w:r w:rsidR="0063477B" w:rsidRPr="006B6DFB">
        <w:rPr>
          <w:rFonts w:ascii="Tahoma" w:hAnsi="Tahoma" w:cs="Tahoma"/>
          <w:sz w:val="21"/>
          <w:szCs w:val="21"/>
        </w:rPr>
        <w:t>n</w:t>
      </w:r>
      <w:r w:rsidR="00982B8D" w:rsidRPr="006B6DFB">
        <w:rPr>
          <w:rFonts w:ascii="Tahoma" w:hAnsi="Tahoma" w:cs="Tahoma"/>
          <w:sz w:val="21"/>
          <w:szCs w:val="21"/>
        </w:rPr>
        <w:t xml:space="preserve">a comercialização e </w:t>
      </w:r>
      <w:r w:rsidR="0063477B" w:rsidRPr="006B6DFB">
        <w:rPr>
          <w:rFonts w:ascii="Tahoma" w:hAnsi="Tahoma" w:cs="Tahoma"/>
          <w:sz w:val="21"/>
          <w:szCs w:val="21"/>
        </w:rPr>
        <w:t xml:space="preserve">fornecimento de produtos sustentáveis </w:t>
      </w:r>
      <w:r w:rsidR="006C28EA" w:rsidRPr="006B6DFB">
        <w:rPr>
          <w:rFonts w:ascii="Tahoma" w:hAnsi="Tahoma" w:cs="Tahoma"/>
          <w:sz w:val="21"/>
          <w:szCs w:val="21"/>
        </w:rPr>
        <w:t xml:space="preserve">para a execução de obras civis, </w:t>
      </w:r>
      <w:r w:rsidR="001A7CE4" w:rsidRPr="006B6DFB">
        <w:rPr>
          <w:rFonts w:ascii="Tahoma" w:hAnsi="Tahoma" w:cs="Tahoma"/>
          <w:sz w:val="21"/>
          <w:szCs w:val="21"/>
        </w:rPr>
        <w:t>indicada para projetos residenciais unifamiliares e multifamiliares, obras comerciais, públicas, institucionais, edificações militares, vedações externas, internas, câmaras frias e piscinas</w:t>
      </w:r>
      <w:r w:rsidR="00B33FCE" w:rsidRPr="006B6DFB">
        <w:rPr>
          <w:rFonts w:ascii="Tahoma" w:hAnsi="Tahoma" w:cs="Tahoma"/>
          <w:sz w:val="21"/>
          <w:szCs w:val="21"/>
        </w:rPr>
        <w:t xml:space="preserve"> (“</w:t>
      </w:r>
      <w:r w:rsidR="00B33FCE" w:rsidRPr="006B6DFB">
        <w:rPr>
          <w:rFonts w:ascii="Tahoma" w:hAnsi="Tahoma" w:cs="Tahoma"/>
          <w:b/>
          <w:bCs/>
          <w:sz w:val="21"/>
          <w:szCs w:val="21"/>
          <w:u w:val="single"/>
        </w:rPr>
        <w:t xml:space="preserve">Produtos </w:t>
      </w:r>
      <w:proofErr w:type="spellStart"/>
      <w:r w:rsidR="00B33FCE" w:rsidRPr="006B6DFB">
        <w:rPr>
          <w:rFonts w:ascii="Tahoma" w:hAnsi="Tahoma" w:cs="Tahoma"/>
          <w:b/>
          <w:bCs/>
          <w:sz w:val="21"/>
          <w:szCs w:val="21"/>
          <w:u w:val="single"/>
        </w:rPr>
        <w:t>Arxx</w:t>
      </w:r>
      <w:proofErr w:type="spellEnd"/>
      <w:r w:rsidR="00B33FCE" w:rsidRPr="006B6DFB">
        <w:rPr>
          <w:rFonts w:ascii="Tahoma" w:hAnsi="Tahoma" w:cs="Tahoma"/>
          <w:sz w:val="21"/>
          <w:szCs w:val="21"/>
        </w:rPr>
        <w:t>”)</w:t>
      </w:r>
      <w:r w:rsidR="001A7CE4" w:rsidRPr="006B6DFB">
        <w:rPr>
          <w:rFonts w:ascii="Tahoma" w:hAnsi="Tahoma" w:cs="Tahoma"/>
          <w:sz w:val="21"/>
          <w:szCs w:val="21"/>
        </w:rPr>
        <w:t>;</w:t>
      </w:r>
    </w:p>
    <w:p w14:paraId="52B2B688" w14:textId="1101FBC9" w:rsidR="00A3245D" w:rsidRPr="006B6DFB" w:rsidRDefault="00E71D56" w:rsidP="00C47103">
      <w:pPr>
        <w:pStyle w:val="SemEspaamento"/>
        <w:numPr>
          <w:ilvl w:val="0"/>
          <w:numId w:val="21"/>
        </w:numPr>
        <w:spacing w:after="120" w:line="276" w:lineRule="auto"/>
        <w:ind w:left="851" w:hanging="513"/>
        <w:jc w:val="both"/>
        <w:rPr>
          <w:rFonts w:ascii="Tahoma" w:hAnsi="Tahoma" w:cs="Tahoma"/>
          <w:b/>
          <w:bCs/>
          <w:sz w:val="21"/>
          <w:szCs w:val="21"/>
        </w:rPr>
      </w:pPr>
      <w:r w:rsidRPr="006B6DFB">
        <w:rPr>
          <w:rFonts w:ascii="Tahoma" w:hAnsi="Tahoma" w:cs="Tahoma"/>
          <w:sz w:val="21"/>
          <w:szCs w:val="21"/>
        </w:rPr>
        <w:t xml:space="preserve">A </w:t>
      </w:r>
      <w:r w:rsidR="0044288C" w:rsidRPr="009C33C5">
        <w:rPr>
          <w:rFonts w:ascii="Tahoma" w:hAnsi="Tahoma" w:cs="Tahoma"/>
          <w:sz w:val="21"/>
          <w:szCs w:val="21"/>
        </w:rPr>
        <w:t>SPE PENHA</w:t>
      </w:r>
      <w:r w:rsidR="00466372" w:rsidRPr="006B6DFB">
        <w:rPr>
          <w:rFonts w:ascii="Tahoma" w:hAnsi="Tahoma" w:cs="Tahoma"/>
          <w:sz w:val="21"/>
          <w:szCs w:val="21"/>
        </w:rPr>
        <w:t xml:space="preserve"> é proprietária do imóvel </w:t>
      </w:r>
      <w:r w:rsidR="00AA6CC0" w:rsidRPr="006B6DFB">
        <w:rPr>
          <w:rFonts w:ascii="Tahoma" w:hAnsi="Tahoma" w:cs="Tahoma"/>
          <w:sz w:val="21"/>
          <w:szCs w:val="21"/>
        </w:rPr>
        <w:t xml:space="preserve">registrado sob a matrícula nº. </w:t>
      </w:r>
      <w:r w:rsidR="008F060E">
        <w:rPr>
          <w:rFonts w:ascii="Tahoma" w:hAnsi="Tahoma" w:cs="Tahoma"/>
          <w:sz w:val="21"/>
          <w:szCs w:val="21"/>
        </w:rPr>
        <w:t>6.679</w:t>
      </w:r>
      <w:r w:rsidR="00AA6CC0" w:rsidRPr="006B6DFB">
        <w:rPr>
          <w:rFonts w:ascii="Tahoma" w:hAnsi="Tahoma" w:cs="Tahoma"/>
          <w:sz w:val="21"/>
          <w:szCs w:val="21"/>
        </w:rPr>
        <w:t xml:space="preserve">, no </w:t>
      </w:r>
      <w:r w:rsidR="00655C73">
        <w:rPr>
          <w:rFonts w:ascii="Tahoma" w:hAnsi="Tahoma" w:cs="Tahoma"/>
          <w:sz w:val="21"/>
          <w:szCs w:val="21"/>
        </w:rPr>
        <w:t>12</w:t>
      </w:r>
      <w:r w:rsidR="00AA6CC0" w:rsidRPr="006B6DFB">
        <w:rPr>
          <w:rFonts w:ascii="Tahoma" w:hAnsi="Tahoma" w:cs="Tahoma"/>
          <w:sz w:val="21"/>
          <w:szCs w:val="21"/>
        </w:rPr>
        <w:t xml:space="preserve">º Cartório de Registro de Imóveis da Comarca de </w:t>
      </w:r>
      <w:r w:rsidR="00655C73">
        <w:rPr>
          <w:rFonts w:ascii="Tahoma" w:hAnsi="Tahoma" w:cs="Tahoma"/>
          <w:sz w:val="21"/>
          <w:szCs w:val="21"/>
        </w:rPr>
        <w:t>São Paulo</w:t>
      </w:r>
      <w:r w:rsidR="00AA6CC0" w:rsidRPr="006B6DFB">
        <w:rPr>
          <w:rFonts w:ascii="Tahoma" w:hAnsi="Tahoma" w:cs="Tahoma"/>
          <w:sz w:val="21"/>
          <w:szCs w:val="21"/>
        </w:rPr>
        <w:t>/SP</w:t>
      </w:r>
      <w:r w:rsidR="00A3245D" w:rsidRPr="006B6DFB">
        <w:rPr>
          <w:rFonts w:ascii="Tahoma" w:hAnsi="Tahoma" w:cs="Tahoma"/>
          <w:sz w:val="21"/>
          <w:szCs w:val="21"/>
        </w:rPr>
        <w:t xml:space="preserve">, situado na </w:t>
      </w:r>
      <w:r w:rsidR="00655C73">
        <w:rPr>
          <w:rFonts w:ascii="Tahoma" w:hAnsi="Tahoma" w:cs="Tahoma"/>
          <w:sz w:val="21"/>
          <w:szCs w:val="21"/>
        </w:rPr>
        <w:t>rua Cinco de Maio</w:t>
      </w:r>
      <w:r w:rsidR="00C563B0">
        <w:rPr>
          <w:rFonts w:ascii="Tahoma" w:hAnsi="Tahoma" w:cs="Tahoma"/>
          <w:sz w:val="21"/>
          <w:szCs w:val="21"/>
        </w:rPr>
        <w:t>, 85, constituído pelos lotes nº. 10 e 11, ambos da quadra 5, secção C, na Vila Esperança</w:t>
      </w:r>
      <w:r w:rsidR="00962901">
        <w:rPr>
          <w:rFonts w:ascii="Tahoma" w:hAnsi="Tahoma" w:cs="Tahoma"/>
          <w:sz w:val="21"/>
          <w:szCs w:val="21"/>
        </w:rPr>
        <w:t>, em São Paulo/SP</w:t>
      </w:r>
      <w:r w:rsidR="00AD0BEB" w:rsidRPr="006B6DFB">
        <w:rPr>
          <w:rFonts w:ascii="Tahoma" w:hAnsi="Tahoma" w:cs="Tahoma"/>
          <w:sz w:val="21"/>
          <w:szCs w:val="21"/>
        </w:rPr>
        <w:t xml:space="preserve"> (“</w:t>
      </w:r>
      <w:r w:rsidR="00AD0BEB" w:rsidRPr="006B6DFB">
        <w:rPr>
          <w:rFonts w:ascii="Tahoma" w:hAnsi="Tahoma" w:cs="Tahoma"/>
          <w:b/>
          <w:bCs/>
          <w:sz w:val="21"/>
          <w:szCs w:val="21"/>
          <w:u w:val="single"/>
        </w:rPr>
        <w:t>Imóvel</w:t>
      </w:r>
      <w:r w:rsidR="00AD0BEB" w:rsidRPr="006B6DFB">
        <w:rPr>
          <w:rFonts w:ascii="Tahoma" w:hAnsi="Tahoma" w:cs="Tahoma"/>
          <w:sz w:val="21"/>
          <w:szCs w:val="21"/>
        </w:rPr>
        <w:t>”)</w:t>
      </w:r>
      <w:r w:rsidR="00297FCD" w:rsidRPr="006B6DFB">
        <w:rPr>
          <w:rFonts w:ascii="Tahoma" w:hAnsi="Tahoma" w:cs="Tahoma"/>
          <w:sz w:val="21"/>
          <w:szCs w:val="21"/>
        </w:rPr>
        <w:t>;</w:t>
      </w:r>
    </w:p>
    <w:p w14:paraId="212659A7" w14:textId="4E30D369" w:rsidR="00FB5A59" w:rsidRPr="006B6DFB" w:rsidRDefault="00FB5A59" w:rsidP="00C47103">
      <w:pPr>
        <w:pStyle w:val="SemEspaamento"/>
        <w:numPr>
          <w:ilvl w:val="0"/>
          <w:numId w:val="21"/>
        </w:numPr>
        <w:spacing w:after="120" w:line="276" w:lineRule="auto"/>
        <w:ind w:left="851" w:hanging="513"/>
        <w:jc w:val="both"/>
        <w:rPr>
          <w:rFonts w:ascii="Tahoma" w:hAnsi="Tahoma" w:cs="Tahoma"/>
          <w:b/>
          <w:bCs/>
          <w:sz w:val="21"/>
          <w:szCs w:val="21"/>
        </w:rPr>
      </w:pPr>
      <w:r w:rsidRPr="006B6DFB">
        <w:rPr>
          <w:rFonts w:ascii="Tahoma" w:hAnsi="Tahoma" w:cs="Tahoma"/>
          <w:sz w:val="21"/>
          <w:szCs w:val="21"/>
        </w:rPr>
        <w:t xml:space="preserve">O patrimônio </w:t>
      </w:r>
      <w:r w:rsidRPr="009C33C5">
        <w:rPr>
          <w:rFonts w:ascii="Tahoma" w:hAnsi="Tahoma" w:cs="Tahoma"/>
          <w:sz w:val="21"/>
          <w:szCs w:val="21"/>
        </w:rPr>
        <w:t xml:space="preserve">da </w:t>
      </w:r>
      <w:r w:rsidR="0044288C" w:rsidRPr="009C33C5">
        <w:rPr>
          <w:rFonts w:ascii="Tahoma" w:hAnsi="Tahoma" w:cs="Tahoma"/>
          <w:sz w:val="21"/>
          <w:szCs w:val="21"/>
        </w:rPr>
        <w:t>SPE PENHA</w:t>
      </w:r>
      <w:r w:rsidRPr="006B6DFB">
        <w:rPr>
          <w:rFonts w:ascii="Tahoma" w:hAnsi="Tahoma" w:cs="Tahoma"/>
          <w:sz w:val="21"/>
          <w:szCs w:val="21"/>
        </w:rPr>
        <w:t xml:space="preserve"> é composto pelo Imóvel;</w:t>
      </w:r>
    </w:p>
    <w:p w14:paraId="4E339475" w14:textId="0DF7F66E" w:rsidR="00AD0BEB" w:rsidRPr="00962901" w:rsidRDefault="00AD0BEB" w:rsidP="00C47103">
      <w:pPr>
        <w:pStyle w:val="SemEspaamento"/>
        <w:numPr>
          <w:ilvl w:val="0"/>
          <w:numId w:val="21"/>
        </w:numPr>
        <w:spacing w:after="120" w:line="276" w:lineRule="auto"/>
        <w:ind w:left="851" w:hanging="513"/>
        <w:jc w:val="both"/>
        <w:rPr>
          <w:rFonts w:ascii="Tahoma" w:hAnsi="Tahoma" w:cs="Tahoma"/>
          <w:b/>
          <w:bCs/>
          <w:sz w:val="21"/>
          <w:szCs w:val="21"/>
        </w:rPr>
      </w:pPr>
      <w:r w:rsidRPr="00962901">
        <w:rPr>
          <w:rFonts w:ascii="Tahoma" w:hAnsi="Tahoma" w:cs="Tahoma"/>
          <w:sz w:val="21"/>
          <w:szCs w:val="21"/>
        </w:rPr>
        <w:t xml:space="preserve">A </w:t>
      </w:r>
      <w:r w:rsidR="0044288C" w:rsidRPr="00962901">
        <w:rPr>
          <w:rFonts w:ascii="Tahoma" w:hAnsi="Tahoma" w:cs="Tahoma"/>
          <w:sz w:val="21"/>
          <w:szCs w:val="21"/>
        </w:rPr>
        <w:t>SPE PENHA</w:t>
      </w:r>
      <w:r w:rsidRPr="00962901">
        <w:rPr>
          <w:rFonts w:ascii="Tahoma" w:hAnsi="Tahoma" w:cs="Tahoma"/>
          <w:sz w:val="21"/>
          <w:szCs w:val="21"/>
        </w:rPr>
        <w:t xml:space="preserve"> possui interesse em construir no Imóvel um empreendimento imobiliário multifamiliar, cujo projeto ainda será objeto de desenvolvimento e aprovação nos órgãos competentes;</w:t>
      </w:r>
    </w:p>
    <w:p w14:paraId="5BBA50D1" w14:textId="5F7AEB44" w:rsidR="00F52918" w:rsidRPr="006B6DFB" w:rsidRDefault="00BB451C" w:rsidP="00C47103">
      <w:pPr>
        <w:pStyle w:val="SemEspaamento"/>
        <w:numPr>
          <w:ilvl w:val="0"/>
          <w:numId w:val="21"/>
        </w:numPr>
        <w:spacing w:after="120" w:line="276" w:lineRule="auto"/>
        <w:ind w:left="851" w:hanging="513"/>
        <w:jc w:val="both"/>
        <w:rPr>
          <w:rFonts w:ascii="Tahoma" w:hAnsi="Tahoma" w:cs="Tahoma"/>
          <w:b/>
          <w:bCs/>
          <w:sz w:val="21"/>
          <w:szCs w:val="21"/>
        </w:rPr>
      </w:pPr>
      <w:r w:rsidRPr="00962901">
        <w:rPr>
          <w:rFonts w:ascii="Tahoma" w:hAnsi="Tahoma" w:cs="Tahoma"/>
          <w:sz w:val="21"/>
          <w:szCs w:val="21"/>
        </w:rPr>
        <w:t xml:space="preserve">A </w:t>
      </w:r>
      <w:r w:rsidR="0044288C" w:rsidRPr="00962901">
        <w:rPr>
          <w:rFonts w:ascii="Tahoma" w:hAnsi="Tahoma" w:cs="Tahoma"/>
          <w:sz w:val="21"/>
          <w:szCs w:val="21"/>
        </w:rPr>
        <w:t>SPE PENHA</w:t>
      </w:r>
      <w:r w:rsidRPr="00962901">
        <w:rPr>
          <w:rFonts w:ascii="Tahoma" w:hAnsi="Tahoma" w:cs="Tahoma"/>
          <w:sz w:val="21"/>
          <w:szCs w:val="21"/>
        </w:rPr>
        <w:t xml:space="preserve"> possui</w:t>
      </w:r>
      <w:r w:rsidRPr="006B6DFB">
        <w:rPr>
          <w:rFonts w:ascii="Tahoma" w:hAnsi="Tahoma" w:cs="Tahoma"/>
          <w:sz w:val="21"/>
          <w:szCs w:val="21"/>
        </w:rPr>
        <w:t xml:space="preserve"> o interesse em estabelecer uma parceria empresarial com a ARXX, para que a ARXX possa </w:t>
      </w:r>
      <w:r w:rsidR="00B33FCE" w:rsidRPr="006B6DFB">
        <w:rPr>
          <w:rFonts w:ascii="Tahoma" w:hAnsi="Tahoma" w:cs="Tahoma"/>
          <w:sz w:val="21"/>
          <w:szCs w:val="21"/>
        </w:rPr>
        <w:t xml:space="preserve">fornecer os Produtos </w:t>
      </w:r>
      <w:proofErr w:type="spellStart"/>
      <w:r w:rsidR="00B33FCE" w:rsidRPr="006B6DFB">
        <w:rPr>
          <w:rFonts w:ascii="Tahoma" w:hAnsi="Tahoma" w:cs="Tahoma"/>
          <w:sz w:val="21"/>
          <w:szCs w:val="21"/>
        </w:rPr>
        <w:t>Arxx</w:t>
      </w:r>
      <w:proofErr w:type="spellEnd"/>
      <w:r w:rsidR="009B0705" w:rsidRPr="006B6DFB">
        <w:rPr>
          <w:rFonts w:ascii="Tahoma" w:hAnsi="Tahoma" w:cs="Tahoma"/>
          <w:sz w:val="21"/>
          <w:szCs w:val="21"/>
        </w:rPr>
        <w:t>, nos termos e condições estabelecidos neste instrumento, a serem aplicados na construção do empreendimento pretendido para o Imóvel;</w:t>
      </w:r>
      <w:r w:rsidR="00297FCD" w:rsidRPr="006B6DFB">
        <w:rPr>
          <w:rFonts w:ascii="Tahoma" w:hAnsi="Tahoma" w:cs="Tahoma"/>
          <w:sz w:val="21"/>
          <w:szCs w:val="21"/>
        </w:rPr>
        <w:t xml:space="preserve"> </w:t>
      </w:r>
    </w:p>
    <w:p w14:paraId="71D798D4" w14:textId="77777777" w:rsidR="00A75569" w:rsidRPr="006B6DFB" w:rsidRDefault="00A75569" w:rsidP="00C47103">
      <w:pPr>
        <w:pStyle w:val="SemEspaamento"/>
        <w:spacing w:after="120" w:line="276" w:lineRule="auto"/>
        <w:jc w:val="both"/>
        <w:rPr>
          <w:rFonts w:ascii="Tahoma" w:hAnsi="Tahoma" w:cs="Tahoma"/>
          <w:sz w:val="21"/>
          <w:szCs w:val="21"/>
        </w:rPr>
      </w:pPr>
    </w:p>
    <w:p w14:paraId="0136B9FF" w14:textId="6DF19DA5" w:rsidR="00B6667E" w:rsidRPr="006B6DFB" w:rsidRDefault="0025687C" w:rsidP="00C47103">
      <w:pPr>
        <w:pStyle w:val="SemEspaamento"/>
        <w:spacing w:after="120" w:line="276" w:lineRule="auto"/>
        <w:jc w:val="both"/>
        <w:rPr>
          <w:rFonts w:ascii="Tahoma" w:hAnsi="Tahoma" w:cs="Tahoma"/>
          <w:sz w:val="21"/>
          <w:szCs w:val="21"/>
        </w:rPr>
      </w:pPr>
      <w:r w:rsidRPr="006B6DFB">
        <w:rPr>
          <w:rFonts w:ascii="Tahoma" w:hAnsi="Tahoma" w:cs="Tahoma"/>
          <w:bCs/>
          <w:sz w:val="21"/>
          <w:szCs w:val="21"/>
        </w:rPr>
        <w:t>ARXX</w:t>
      </w:r>
      <w:r w:rsidR="00B6667E" w:rsidRPr="006B6DFB">
        <w:rPr>
          <w:rFonts w:ascii="Tahoma" w:hAnsi="Tahoma" w:cs="Tahoma"/>
          <w:bCs/>
          <w:sz w:val="21"/>
          <w:szCs w:val="21"/>
        </w:rPr>
        <w:t xml:space="preserve"> </w:t>
      </w:r>
      <w:r w:rsidR="00B6667E" w:rsidRPr="00962901">
        <w:rPr>
          <w:rFonts w:ascii="Tahoma" w:hAnsi="Tahoma" w:cs="Tahoma"/>
          <w:bCs/>
          <w:sz w:val="21"/>
          <w:szCs w:val="21"/>
        </w:rPr>
        <w:t xml:space="preserve">e </w:t>
      </w:r>
      <w:r w:rsidR="0044288C" w:rsidRPr="00962901">
        <w:rPr>
          <w:rFonts w:ascii="Tahoma" w:hAnsi="Tahoma" w:cs="Tahoma"/>
          <w:sz w:val="21"/>
          <w:szCs w:val="21"/>
        </w:rPr>
        <w:t>SPE PENHA</w:t>
      </w:r>
      <w:r w:rsidR="00B6667E" w:rsidRPr="00962901">
        <w:rPr>
          <w:rFonts w:ascii="Tahoma" w:hAnsi="Tahoma" w:cs="Tahoma"/>
          <w:b/>
          <w:sz w:val="21"/>
          <w:szCs w:val="21"/>
        </w:rPr>
        <w:t xml:space="preserve"> </w:t>
      </w:r>
      <w:r w:rsidR="00B6667E" w:rsidRPr="00962901">
        <w:rPr>
          <w:rFonts w:ascii="Tahoma" w:hAnsi="Tahoma" w:cs="Tahoma"/>
          <w:sz w:val="21"/>
          <w:szCs w:val="21"/>
        </w:rPr>
        <w:t>quando</w:t>
      </w:r>
      <w:r w:rsidR="00B6667E" w:rsidRPr="006B6DFB">
        <w:rPr>
          <w:rFonts w:ascii="Tahoma" w:hAnsi="Tahoma" w:cs="Tahoma"/>
          <w:sz w:val="21"/>
          <w:szCs w:val="21"/>
        </w:rPr>
        <w:t xml:space="preserve"> mencionad</w:t>
      </w:r>
      <w:r w:rsidR="008448FD" w:rsidRPr="006B6DFB">
        <w:rPr>
          <w:rFonts w:ascii="Tahoma" w:hAnsi="Tahoma" w:cs="Tahoma"/>
          <w:sz w:val="21"/>
          <w:szCs w:val="21"/>
        </w:rPr>
        <w:t>o</w:t>
      </w:r>
      <w:r w:rsidR="00B6667E" w:rsidRPr="006B6DFB">
        <w:rPr>
          <w:rFonts w:ascii="Tahoma" w:hAnsi="Tahoma" w:cs="Tahoma"/>
          <w:sz w:val="21"/>
          <w:szCs w:val="21"/>
        </w:rPr>
        <w:t>s em conjunto serão denominad</w:t>
      </w:r>
      <w:r w:rsidR="008448FD" w:rsidRPr="006B6DFB">
        <w:rPr>
          <w:rFonts w:ascii="Tahoma" w:hAnsi="Tahoma" w:cs="Tahoma"/>
          <w:sz w:val="21"/>
          <w:szCs w:val="21"/>
        </w:rPr>
        <w:t>o</w:t>
      </w:r>
      <w:r w:rsidR="00B6667E" w:rsidRPr="006B6DFB">
        <w:rPr>
          <w:rFonts w:ascii="Tahoma" w:hAnsi="Tahoma" w:cs="Tahoma"/>
          <w:sz w:val="21"/>
          <w:szCs w:val="21"/>
        </w:rPr>
        <w:t>s de “</w:t>
      </w:r>
      <w:r w:rsidR="00B6667E" w:rsidRPr="006B6DFB">
        <w:rPr>
          <w:rFonts w:ascii="Tahoma" w:hAnsi="Tahoma" w:cs="Tahoma"/>
          <w:b/>
          <w:bCs/>
          <w:sz w:val="21"/>
          <w:szCs w:val="21"/>
          <w:u w:val="single"/>
        </w:rPr>
        <w:t>Partes</w:t>
      </w:r>
      <w:r w:rsidR="00B6667E" w:rsidRPr="006B6DFB">
        <w:rPr>
          <w:rFonts w:ascii="Tahoma" w:hAnsi="Tahoma" w:cs="Tahoma"/>
          <w:sz w:val="21"/>
          <w:szCs w:val="21"/>
        </w:rPr>
        <w:t>”, e isoladamente “</w:t>
      </w:r>
      <w:r w:rsidR="00B6667E" w:rsidRPr="006B6DFB">
        <w:rPr>
          <w:rFonts w:ascii="Tahoma" w:hAnsi="Tahoma" w:cs="Tahoma"/>
          <w:b/>
          <w:bCs/>
          <w:sz w:val="21"/>
          <w:szCs w:val="21"/>
          <w:u w:val="single"/>
        </w:rPr>
        <w:t>Parte</w:t>
      </w:r>
      <w:r w:rsidR="00B6667E" w:rsidRPr="006B6DFB">
        <w:rPr>
          <w:rFonts w:ascii="Tahoma" w:hAnsi="Tahoma" w:cs="Tahoma"/>
          <w:sz w:val="21"/>
          <w:szCs w:val="21"/>
        </w:rPr>
        <w:t>”, avençam de forma justa, por seus respectivos representantes legais abaixo, o presente “</w:t>
      </w:r>
      <w:r w:rsidR="00D10CD9" w:rsidRPr="006B6DFB">
        <w:rPr>
          <w:rFonts w:ascii="Tahoma" w:hAnsi="Tahoma" w:cs="Tahoma"/>
          <w:i/>
          <w:iCs/>
          <w:sz w:val="21"/>
          <w:szCs w:val="21"/>
        </w:rPr>
        <w:t>Contrato</w:t>
      </w:r>
      <w:r w:rsidR="00D02B23" w:rsidRPr="006B6DFB">
        <w:rPr>
          <w:rFonts w:ascii="Tahoma" w:hAnsi="Tahoma" w:cs="Tahoma"/>
          <w:i/>
          <w:iCs/>
          <w:sz w:val="21"/>
          <w:szCs w:val="21"/>
        </w:rPr>
        <w:t xml:space="preserve"> de Parceria Empresarial</w:t>
      </w:r>
      <w:r w:rsidR="001C7877" w:rsidRPr="006B6DFB">
        <w:rPr>
          <w:rFonts w:ascii="Tahoma" w:hAnsi="Tahoma" w:cs="Tahoma"/>
          <w:i/>
          <w:iCs/>
          <w:sz w:val="21"/>
          <w:szCs w:val="21"/>
        </w:rPr>
        <w:t xml:space="preserve"> </w:t>
      </w:r>
      <w:r w:rsidR="00221FBA" w:rsidRPr="006B6DFB">
        <w:rPr>
          <w:rFonts w:ascii="Tahoma" w:hAnsi="Tahoma" w:cs="Tahoma"/>
          <w:i/>
          <w:iCs/>
          <w:sz w:val="21"/>
          <w:szCs w:val="21"/>
        </w:rPr>
        <w:t>e Outras Avenças</w:t>
      </w:r>
      <w:r w:rsidR="00D02B23" w:rsidRPr="006B6DFB">
        <w:rPr>
          <w:rFonts w:ascii="Tahoma" w:hAnsi="Tahoma" w:cs="Tahoma"/>
          <w:i/>
          <w:iCs/>
          <w:sz w:val="21"/>
          <w:szCs w:val="21"/>
        </w:rPr>
        <w:t>”</w:t>
      </w:r>
      <w:r w:rsidR="00B6667E" w:rsidRPr="006B6DFB">
        <w:rPr>
          <w:rFonts w:ascii="Tahoma" w:hAnsi="Tahoma" w:cs="Tahoma"/>
          <w:sz w:val="21"/>
          <w:szCs w:val="21"/>
        </w:rPr>
        <w:t xml:space="preserve"> (“</w:t>
      </w:r>
      <w:r w:rsidR="00F07090" w:rsidRPr="006B6DFB">
        <w:rPr>
          <w:rFonts w:ascii="Tahoma" w:hAnsi="Tahoma" w:cs="Tahoma"/>
          <w:b/>
          <w:bCs/>
          <w:sz w:val="21"/>
          <w:szCs w:val="21"/>
          <w:u w:val="single"/>
        </w:rPr>
        <w:t>Contrato</w:t>
      </w:r>
      <w:r w:rsidR="00B6667E" w:rsidRPr="006B6DFB">
        <w:rPr>
          <w:rFonts w:ascii="Tahoma" w:hAnsi="Tahoma" w:cs="Tahoma"/>
          <w:sz w:val="21"/>
          <w:szCs w:val="21"/>
        </w:rPr>
        <w:t>”), que mutuamente aceitam, outorgam e se obrigam a cumprir integralmente, por si e seus sucessores, a saber:</w:t>
      </w:r>
    </w:p>
    <w:p w14:paraId="33D9779E" w14:textId="77777777" w:rsidR="005F19BF" w:rsidRPr="006B6DFB" w:rsidRDefault="005F19BF" w:rsidP="00C47103">
      <w:pPr>
        <w:pStyle w:val="SemEspaamento"/>
        <w:spacing w:after="120" w:line="276" w:lineRule="auto"/>
        <w:jc w:val="both"/>
        <w:rPr>
          <w:rFonts w:ascii="Tahoma" w:hAnsi="Tahoma" w:cs="Tahoma"/>
          <w:b/>
          <w:sz w:val="21"/>
          <w:szCs w:val="21"/>
        </w:rPr>
      </w:pPr>
    </w:p>
    <w:p w14:paraId="6EB2B7DE" w14:textId="58CC6206" w:rsidR="00F84697" w:rsidRPr="006B6DFB" w:rsidRDefault="00F84697" w:rsidP="00C47103">
      <w:pPr>
        <w:pStyle w:val="SemEspaamento"/>
        <w:spacing w:after="120" w:line="276" w:lineRule="auto"/>
        <w:jc w:val="both"/>
        <w:rPr>
          <w:rFonts w:ascii="Tahoma" w:hAnsi="Tahoma" w:cs="Tahoma"/>
          <w:b/>
          <w:sz w:val="21"/>
          <w:szCs w:val="21"/>
        </w:rPr>
      </w:pPr>
      <w:r w:rsidRPr="006B6DFB">
        <w:rPr>
          <w:rFonts w:ascii="Tahoma" w:hAnsi="Tahoma" w:cs="Tahoma"/>
          <w:b/>
          <w:sz w:val="21"/>
          <w:szCs w:val="21"/>
        </w:rPr>
        <w:t>CLÁUSULA PRIMEIRA - DO OBJETO</w:t>
      </w:r>
    </w:p>
    <w:p w14:paraId="01052C1D" w14:textId="0FBBF4E6" w:rsidR="00792235" w:rsidRPr="006B6DFB" w:rsidRDefault="00792235" w:rsidP="00792235">
      <w:pPr>
        <w:pStyle w:val="SemEspaamento"/>
        <w:numPr>
          <w:ilvl w:val="1"/>
          <w:numId w:val="1"/>
        </w:numPr>
        <w:spacing w:after="120" w:line="276" w:lineRule="auto"/>
        <w:ind w:left="0" w:firstLine="0"/>
        <w:jc w:val="both"/>
        <w:rPr>
          <w:rFonts w:ascii="Tahoma" w:hAnsi="Tahoma" w:cs="Tahoma"/>
          <w:b/>
          <w:sz w:val="21"/>
          <w:szCs w:val="21"/>
        </w:rPr>
      </w:pPr>
      <w:r w:rsidRPr="006B6DFB">
        <w:rPr>
          <w:rFonts w:ascii="Tahoma" w:hAnsi="Tahoma" w:cs="Tahoma"/>
          <w:sz w:val="21"/>
          <w:szCs w:val="21"/>
        </w:rPr>
        <w:t>O presente Contrato tem como objetivo estabelecer as responsabilidades e as condições desta parceria empresarial, que envolve o compromisso firme das Partes em colaborar mutuamente, dentro dos limites de suas obrigações, para o desenvolvimento do empreendimento imobiliário projetado para o Imóvel.</w:t>
      </w:r>
    </w:p>
    <w:p w14:paraId="4AF08827" w14:textId="77777777" w:rsidR="005714B1" w:rsidRPr="006B6DFB" w:rsidRDefault="005714B1" w:rsidP="00C47103">
      <w:pPr>
        <w:pStyle w:val="SemEspaamento"/>
        <w:spacing w:after="120" w:line="276" w:lineRule="auto"/>
        <w:jc w:val="both"/>
        <w:rPr>
          <w:rFonts w:ascii="Tahoma" w:hAnsi="Tahoma" w:cs="Tahoma"/>
          <w:bCs/>
          <w:sz w:val="21"/>
          <w:szCs w:val="21"/>
        </w:rPr>
      </w:pPr>
    </w:p>
    <w:p w14:paraId="3BA4FD10" w14:textId="19951B44" w:rsidR="004D0132" w:rsidRPr="006B6DFB" w:rsidRDefault="004D0132" w:rsidP="00C47103">
      <w:pPr>
        <w:pStyle w:val="SemEspaamento"/>
        <w:spacing w:after="120" w:line="276" w:lineRule="auto"/>
        <w:jc w:val="both"/>
        <w:rPr>
          <w:rFonts w:ascii="Tahoma" w:hAnsi="Tahoma" w:cs="Tahoma"/>
          <w:sz w:val="21"/>
          <w:szCs w:val="21"/>
        </w:rPr>
      </w:pPr>
      <w:r w:rsidRPr="006B6DFB">
        <w:rPr>
          <w:rFonts w:ascii="Tahoma" w:hAnsi="Tahoma" w:cs="Tahoma"/>
          <w:b/>
          <w:sz w:val="21"/>
          <w:szCs w:val="21"/>
        </w:rPr>
        <w:t xml:space="preserve">CLÁUSULA </w:t>
      </w:r>
      <w:r w:rsidR="007E6D4A" w:rsidRPr="006B6DFB">
        <w:rPr>
          <w:rFonts w:ascii="Tahoma" w:hAnsi="Tahoma" w:cs="Tahoma"/>
          <w:b/>
          <w:sz w:val="21"/>
          <w:szCs w:val="21"/>
        </w:rPr>
        <w:t>SEGUNDA</w:t>
      </w:r>
      <w:r w:rsidRPr="006B6DFB">
        <w:rPr>
          <w:rFonts w:ascii="Tahoma" w:hAnsi="Tahoma" w:cs="Tahoma"/>
          <w:b/>
          <w:sz w:val="21"/>
          <w:szCs w:val="21"/>
        </w:rPr>
        <w:t xml:space="preserve"> – </w:t>
      </w:r>
      <w:r w:rsidR="006F2A81" w:rsidRPr="006B6DFB">
        <w:rPr>
          <w:rFonts w:ascii="Tahoma" w:hAnsi="Tahoma" w:cs="Tahoma"/>
          <w:b/>
          <w:sz w:val="21"/>
          <w:szCs w:val="21"/>
        </w:rPr>
        <w:t>DA ESTRUTURA DA PARCERIA</w:t>
      </w:r>
    </w:p>
    <w:p w14:paraId="248CD853" w14:textId="14251B0C" w:rsidR="00B92705" w:rsidRPr="006B6DFB" w:rsidRDefault="00B92705" w:rsidP="00B92705">
      <w:pPr>
        <w:pStyle w:val="SemEspaamento"/>
        <w:numPr>
          <w:ilvl w:val="1"/>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 xml:space="preserve">As Partes concordam que a </w:t>
      </w:r>
      <w:proofErr w:type="spellStart"/>
      <w:r w:rsidRPr="006B6DFB">
        <w:rPr>
          <w:rFonts w:ascii="Tahoma" w:hAnsi="Tahoma" w:cs="Tahoma"/>
          <w:sz w:val="21"/>
          <w:szCs w:val="21"/>
        </w:rPr>
        <w:t>Arxx</w:t>
      </w:r>
      <w:proofErr w:type="spellEnd"/>
      <w:r w:rsidRPr="006B6DFB">
        <w:rPr>
          <w:rFonts w:ascii="Tahoma" w:hAnsi="Tahoma" w:cs="Tahoma"/>
          <w:sz w:val="21"/>
          <w:szCs w:val="21"/>
        </w:rPr>
        <w:t xml:space="preserve"> será contratada </w:t>
      </w:r>
      <w:r w:rsidRPr="00962901">
        <w:rPr>
          <w:rFonts w:ascii="Tahoma" w:hAnsi="Tahoma" w:cs="Tahoma"/>
          <w:sz w:val="21"/>
          <w:szCs w:val="21"/>
        </w:rPr>
        <w:t xml:space="preserve">pela </w:t>
      </w:r>
      <w:r w:rsidR="0044288C" w:rsidRPr="00962901">
        <w:rPr>
          <w:rFonts w:ascii="Tahoma" w:hAnsi="Tahoma" w:cs="Tahoma"/>
          <w:sz w:val="21"/>
          <w:szCs w:val="21"/>
        </w:rPr>
        <w:t>SPE PENHA</w:t>
      </w:r>
      <w:r w:rsidRPr="00962901">
        <w:rPr>
          <w:rFonts w:ascii="Tahoma" w:hAnsi="Tahoma" w:cs="Tahoma"/>
          <w:sz w:val="21"/>
          <w:szCs w:val="21"/>
        </w:rPr>
        <w:t xml:space="preserve"> para</w:t>
      </w:r>
      <w:r w:rsidRPr="006B6DFB">
        <w:rPr>
          <w:rFonts w:ascii="Tahoma" w:hAnsi="Tahoma" w:cs="Tahoma"/>
          <w:sz w:val="21"/>
          <w:szCs w:val="21"/>
        </w:rPr>
        <w:t xml:space="preserve"> o fornecimento exclusivo e garantido dos Produtos </w:t>
      </w:r>
      <w:proofErr w:type="spellStart"/>
      <w:r w:rsidRPr="006B6DFB">
        <w:rPr>
          <w:rFonts w:ascii="Tahoma" w:hAnsi="Tahoma" w:cs="Tahoma"/>
          <w:sz w:val="21"/>
          <w:szCs w:val="21"/>
        </w:rPr>
        <w:t>Arxx</w:t>
      </w:r>
      <w:proofErr w:type="spellEnd"/>
      <w:r w:rsidRPr="006B6DFB">
        <w:rPr>
          <w:rFonts w:ascii="Tahoma" w:hAnsi="Tahoma" w:cs="Tahoma"/>
          <w:sz w:val="21"/>
          <w:szCs w:val="21"/>
        </w:rPr>
        <w:t xml:space="preserve"> para a construção do empreendimento imobiliário planejado para o Imóvel. </w:t>
      </w:r>
    </w:p>
    <w:p w14:paraId="171EFA05" w14:textId="6062EB66" w:rsidR="00591477" w:rsidRPr="006B6DFB" w:rsidRDefault="00591477" w:rsidP="00591477">
      <w:pPr>
        <w:pStyle w:val="SemEspaamento"/>
        <w:numPr>
          <w:ilvl w:val="2"/>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 xml:space="preserve">As Partes formalizarão essa contratação por meio de instrumentos jurídicos próprios e independentes deste Contrato, momento em que serão definidos os prazos, cronograma de entregas, condições de recebimento dos Produtos </w:t>
      </w:r>
      <w:proofErr w:type="spellStart"/>
      <w:r w:rsidRPr="006B6DFB">
        <w:rPr>
          <w:rFonts w:ascii="Tahoma" w:hAnsi="Tahoma" w:cs="Tahoma"/>
          <w:sz w:val="21"/>
          <w:szCs w:val="21"/>
        </w:rPr>
        <w:t>Arxx</w:t>
      </w:r>
      <w:proofErr w:type="spellEnd"/>
      <w:r w:rsidRPr="006B6DFB">
        <w:rPr>
          <w:rFonts w:ascii="Tahoma" w:hAnsi="Tahoma" w:cs="Tahoma"/>
          <w:sz w:val="21"/>
          <w:szCs w:val="21"/>
        </w:rPr>
        <w:t xml:space="preserve"> na obra, garantias técnicas dos produtos, entre outras obrigações a serem estabelecidas entre as Partes</w:t>
      </w:r>
    </w:p>
    <w:p w14:paraId="43E03CB7" w14:textId="3E4FB95A" w:rsidR="0076465A" w:rsidRPr="006B6DFB" w:rsidRDefault="00464C13" w:rsidP="00A94D86">
      <w:pPr>
        <w:pStyle w:val="SemEspaamento"/>
        <w:numPr>
          <w:ilvl w:val="2"/>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Além do fornecimento de Produtos para</w:t>
      </w:r>
      <w:r w:rsidR="00AD6399" w:rsidRPr="006B6DFB">
        <w:rPr>
          <w:rFonts w:ascii="Tahoma" w:hAnsi="Tahoma" w:cs="Tahoma"/>
          <w:sz w:val="21"/>
          <w:szCs w:val="21"/>
        </w:rPr>
        <w:t xml:space="preserve"> o empreendimento, a </w:t>
      </w:r>
      <w:proofErr w:type="spellStart"/>
      <w:r w:rsidR="00AD6399" w:rsidRPr="006B6DFB">
        <w:rPr>
          <w:rFonts w:ascii="Tahoma" w:hAnsi="Tahoma" w:cs="Tahoma"/>
          <w:sz w:val="21"/>
          <w:szCs w:val="21"/>
        </w:rPr>
        <w:t>Arxx</w:t>
      </w:r>
      <w:proofErr w:type="spellEnd"/>
      <w:r w:rsidR="00AD6399" w:rsidRPr="006B6DFB">
        <w:rPr>
          <w:rFonts w:ascii="Tahoma" w:hAnsi="Tahoma" w:cs="Tahoma"/>
          <w:sz w:val="21"/>
          <w:szCs w:val="21"/>
        </w:rPr>
        <w:t xml:space="preserve"> também irá fornecer os Produtos </w:t>
      </w:r>
      <w:proofErr w:type="spellStart"/>
      <w:r w:rsidR="00AD6399" w:rsidRPr="006B6DFB">
        <w:rPr>
          <w:rFonts w:ascii="Tahoma" w:hAnsi="Tahoma" w:cs="Tahoma"/>
          <w:sz w:val="21"/>
          <w:szCs w:val="21"/>
        </w:rPr>
        <w:t>Arxx</w:t>
      </w:r>
      <w:proofErr w:type="spellEnd"/>
      <w:r w:rsidR="00AD6399" w:rsidRPr="006B6DFB">
        <w:rPr>
          <w:rFonts w:ascii="Tahoma" w:hAnsi="Tahoma" w:cs="Tahoma"/>
          <w:sz w:val="21"/>
          <w:szCs w:val="21"/>
        </w:rPr>
        <w:t xml:space="preserve"> </w:t>
      </w:r>
      <w:r w:rsidR="00A94D86" w:rsidRPr="006B6DFB">
        <w:rPr>
          <w:rFonts w:ascii="Tahoma" w:hAnsi="Tahoma" w:cs="Tahoma"/>
          <w:sz w:val="21"/>
          <w:szCs w:val="21"/>
        </w:rPr>
        <w:t xml:space="preserve">necessários para a construção do </w:t>
      </w:r>
      <w:r w:rsidR="00A94D86" w:rsidRPr="006B6DFB">
        <w:rPr>
          <w:rFonts w:ascii="Tahoma" w:hAnsi="Tahoma" w:cs="Tahoma"/>
          <w:i/>
          <w:iCs/>
          <w:sz w:val="21"/>
          <w:szCs w:val="21"/>
        </w:rPr>
        <w:t xml:space="preserve">stand </w:t>
      </w:r>
      <w:r w:rsidR="00A94D86" w:rsidRPr="006B6DFB">
        <w:rPr>
          <w:rFonts w:ascii="Tahoma" w:hAnsi="Tahoma" w:cs="Tahoma"/>
          <w:sz w:val="21"/>
          <w:szCs w:val="21"/>
        </w:rPr>
        <w:t xml:space="preserve">de vendas e dois apartamentos decorados, que </w:t>
      </w:r>
      <w:r w:rsidR="000158D7" w:rsidRPr="006B6DFB">
        <w:rPr>
          <w:rFonts w:ascii="Tahoma" w:hAnsi="Tahoma" w:cs="Tahoma"/>
          <w:sz w:val="21"/>
          <w:szCs w:val="21"/>
        </w:rPr>
        <w:t xml:space="preserve">ocuparão </w:t>
      </w:r>
      <w:r w:rsidR="00A94D86" w:rsidRPr="006B6DFB">
        <w:rPr>
          <w:rFonts w:ascii="Tahoma" w:hAnsi="Tahoma" w:cs="Tahoma"/>
          <w:sz w:val="21"/>
          <w:szCs w:val="21"/>
        </w:rPr>
        <w:t>uma área de até 300m² (trezentos metros quadrados).</w:t>
      </w:r>
    </w:p>
    <w:p w14:paraId="55338D3F" w14:textId="16BC27A6" w:rsidR="000738DC" w:rsidRPr="006B6DFB" w:rsidRDefault="005A2541" w:rsidP="00E43A6E">
      <w:pPr>
        <w:pStyle w:val="SemEspaamento"/>
        <w:numPr>
          <w:ilvl w:val="1"/>
          <w:numId w:val="14"/>
        </w:numPr>
        <w:spacing w:after="120" w:line="276" w:lineRule="auto"/>
        <w:ind w:left="0" w:firstLine="0"/>
        <w:jc w:val="both"/>
        <w:rPr>
          <w:rFonts w:ascii="Tahoma" w:hAnsi="Tahoma" w:cs="Tahoma"/>
          <w:sz w:val="21"/>
          <w:szCs w:val="21"/>
        </w:rPr>
      </w:pPr>
      <w:r w:rsidRPr="00962901">
        <w:rPr>
          <w:rFonts w:ascii="Tahoma" w:hAnsi="Tahoma" w:cs="Tahoma"/>
          <w:sz w:val="21"/>
          <w:szCs w:val="21"/>
        </w:rPr>
        <w:t xml:space="preserve">A </w:t>
      </w:r>
      <w:r w:rsidR="0044288C" w:rsidRPr="00962901">
        <w:rPr>
          <w:rFonts w:ascii="Tahoma" w:hAnsi="Tahoma" w:cs="Tahoma"/>
          <w:sz w:val="21"/>
          <w:szCs w:val="21"/>
        </w:rPr>
        <w:t>SPE PENHA</w:t>
      </w:r>
      <w:r w:rsidRPr="00962901">
        <w:rPr>
          <w:rFonts w:ascii="Tahoma" w:hAnsi="Tahoma" w:cs="Tahoma"/>
          <w:sz w:val="21"/>
          <w:szCs w:val="21"/>
        </w:rPr>
        <w:t xml:space="preserve"> reconhece</w:t>
      </w:r>
      <w:r w:rsidRPr="006B6DFB">
        <w:rPr>
          <w:rFonts w:ascii="Tahoma" w:hAnsi="Tahoma" w:cs="Tahoma"/>
          <w:sz w:val="21"/>
          <w:szCs w:val="21"/>
        </w:rPr>
        <w:t xml:space="preserve"> e concorda que </w:t>
      </w:r>
      <w:r w:rsidR="0026019E" w:rsidRPr="006B6DFB">
        <w:rPr>
          <w:rFonts w:ascii="Tahoma" w:hAnsi="Tahoma" w:cs="Tahoma"/>
          <w:sz w:val="21"/>
          <w:szCs w:val="21"/>
        </w:rPr>
        <w:t xml:space="preserve">todas as decisões que envolverem a técnica sobre a utilização de subsistemas junto com a tecnologia ARXX devem </w:t>
      </w:r>
      <w:r w:rsidR="000158D7" w:rsidRPr="006B6DFB">
        <w:rPr>
          <w:rFonts w:ascii="Tahoma" w:hAnsi="Tahoma" w:cs="Tahoma"/>
          <w:sz w:val="21"/>
          <w:szCs w:val="21"/>
        </w:rPr>
        <w:t xml:space="preserve">contar com o </w:t>
      </w:r>
      <w:r w:rsidR="0026019E" w:rsidRPr="006B6DFB">
        <w:rPr>
          <w:rFonts w:ascii="Tahoma" w:hAnsi="Tahoma" w:cs="Tahoma"/>
          <w:sz w:val="21"/>
          <w:szCs w:val="21"/>
        </w:rPr>
        <w:t xml:space="preserve">conhecimento e aprovação prévia da ARXX, </w:t>
      </w:r>
      <w:r w:rsidR="000158D7" w:rsidRPr="006B6DFB">
        <w:rPr>
          <w:rFonts w:ascii="Tahoma" w:hAnsi="Tahoma" w:cs="Tahoma"/>
          <w:sz w:val="21"/>
          <w:szCs w:val="21"/>
        </w:rPr>
        <w:t>para</w:t>
      </w:r>
      <w:r w:rsidR="0026019E" w:rsidRPr="006B6DFB">
        <w:rPr>
          <w:rFonts w:ascii="Tahoma" w:hAnsi="Tahoma" w:cs="Tahoma"/>
          <w:sz w:val="21"/>
          <w:szCs w:val="21"/>
        </w:rPr>
        <w:t xml:space="preserve"> evitar problemas no desenvolvimento dos projetos </w:t>
      </w:r>
      <w:r w:rsidR="000158D7" w:rsidRPr="006B6DFB">
        <w:rPr>
          <w:rFonts w:ascii="Tahoma" w:hAnsi="Tahoma" w:cs="Tahoma"/>
          <w:sz w:val="21"/>
          <w:szCs w:val="21"/>
        </w:rPr>
        <w:t>do</w:t>
      </w:r>
      <w:r w:rsidR="0026019E" w:rsidRPr="006B6DFB">
        <w:rPr>
          <w:rFonts w:ascii="Tahoma" w:hAnsi="Tahoma" w:cs="Tahoma"/>
          <w:sz w:val="21"/>
          <w:szCs w:val="21"/>
        </w:rPr>
        <w:t xml:space="preserve"> empreendimento.</w:t>
      </w:r>
    </w:p>
    <w:p w14:paraId="28BB5699" w14:textId="52916AEB" w:rsidR="00E43A6E" w:rsidRPr="00962901" w:rsidRDefault="00902B18" w:rsidP="00E43A6E">
      <w:pPr>
        <w:pStyle w:val="SemEspaamento"/>
        <w:numPr>
          <w:ilvl w:val="1"/>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 xml:space="preserve">As Partes ajustam que </w:t>
      </w:r>
      <w:r w:rsidR="00240A7E" w:rsidRPr="006B6DFB">
        <w:rPr>
          <w:rFonts w:ascii="Tahoma" w:hAnsi="Tahoma" w:cs="Tahoma"/>
          <w:sz w:val="21"/>
          <w:szCs w:val="21"/>
        </w:rPr>
        <w:t xml:space="preserve">em relação às despesas de marketing e publicidade desta parceria, </w:t>
      </w:r>
      <w:r w:rsidR="00240A7E" w:rsidRPr="006B6DFB">
        <w:rPr>
          <w:rFonts w:ascii="Tahoma" w:hAnsi="Tahoma" w:cs="Tahoma"/>
          <w:b/>
          <w:bCs/>
          <w:sz w:val="21"/>
          <w:szCs w:val="21"/>
        </w:rPr>
        <w:t>(i)</w:t>
      </w:r>
      <w:r w:rsidR="00240A7E" w:rsidRPr="006B6DFB">
        <w:rPr>
          <w:rFonts w:ascii="Tahoma" w:hAnsi="Tahoma" w:cs="Tahoma"/>
          <w:sz w:val="21"/>
          <w:szCs w:val="21"/>
        </w:rPr>
        <w:t xml:space="preserve"> a ARXX </w:t>
      </w:r>
      <w:r w:rsidR="00C732A3" w:rsidRPr="006B6DFB">
        <w:rPr>
          <w:rFonts w:ascii="Tahoma" w:hAnsi="Tahoma" w:cs="Tahoma"/>
          <w:sz w:val="21"/>
          <w:szCs w:val="21"/>
        </w:rPr>
        <w:t>será</w:t>
      </w:r>
      <w:r w:rsidR="00240A7E" w:rsidRPr="006B6DFB">
        <w:rPr>
          <w:rFonts w:ascii="Tahoma" w:hAnsi="Tahoma" w:cs="Tahoma"/>
          <w:sz w:val="21"/>
          <w:szCs w:val="21"/>
        </w:rPr>
        <w:t xml:space="preserve"> responsável pelos custos </w:t>
      </w:r>
      <w:r w:rsidR="004A4280" w:rsidRPr="006B6DFB">
        <w:rPr>
          <w:rFonts w:ascii="Tahoma" w:hAnsi="Tahoma" w:cs="Tahoma"/>
          <w:sz w:val="21"/>
          <w:szCs w:val="21"/>
        </w:rPr>
        <w:t xml:space="preserve">e pela </w:t>
      </w:r>
      <w:r w:rsidR="00C732A3" w:rsidRPr="006B6DFB">
        <w:rPr>
          <w:rFonts w:ascii="Tahoma" w:hAnsi="Tahoma" w:cs="Tahoma"/>
          <w:sz w:val="21"/>
          <w:szCs w:val="21"/>
        </w:rPr>
        <w:t>execução</w:t>
      </w:r>
      <w:r w:rsidR="004A4280" w:rsidRPr="006B6DFB">
        <w:rPr>
          <w:rFonts w:ascii="Tahoma" w:hAnsi="Tahoma" w:cs="Tahoma"/>
          <w:sz w:val="21"/>
          <w:szCs w:val="21"/>
        </w:rPr>
        <w:t xml:space="preserve"> das</w:t>
      </w:r>
      <w:r w:rsidR="00240A7E" w:rsidRPr="006B6DFB">
        <w:rPr>
          <w:rFonts w:ascii="Tahoma" w:hAnsi="Tahoma" w:cs="Tahoma"/>
          <w:sz w:val="21"/>
          <w:szCs w:val="21"/>
        </w:rPr>
        <w:t xml:space="preserve"> </w:t>
      </w:r>
      <w:r w:rsidR="00CF4458" w:rsidRPr="006B6DFB">
        <w:rPr>
          <w:rFonts w:ascii="Tahoma" w:hAnsi="Tahoma" w:cs="Tahoma"/>
          <w:sz w:val="21"/>
          <w:szCs w:val="21"/>
        </w:rPr>
        <w:t xml:space="preserve">ações de marketing da ARXX e dos Produtos ARXX, e, </w:t>
      </w:r>
      <w:r w:rsidR="00CF4458" w:rsidRPr="006B6DFB">
        <w:rPr>
          <w:rFonts w:ascii="Tahoma" w:hAnsi="Tahoma" w:cs="Tahoma"/>
          <w:b/>
          <w:bCs/>
          <w:sz w:val="21"/>
          <w:szCs w:val="21"/>
        </w:rPr>
        <w:t>(ii)</w:t>
      </w:r>
      <w:r w:rsidR="00CF4458" w:rsidRPr="006B6DFB">
        <w:rPr>
          <w:rFonts w:ascii="Tahoma" w:hAnsi="Tahoma" w:cs="Tahoma"/>
          <w:sz w:val="21"/>
          <w:szCs w:val="21"/>
        </w:rPr>
        <w:t xml:space="preserve"> </w:t>
      </w:r>
      <w:r w:rsidR="00CF4458" w:rsidRPr="00962901">
        <w:rPr>
          <w:rFonts w:ascii="Tahoma" w:hAnsi="Tahoma" w:cs="Tahoma"/>
          <w:sz w:val="21"/>
          <w:szCs w:val="21"/>
        </w:rPr>
        <w:t xml:space="preserve">a </w:t>
      </w:r>
      <w:r w:rsidR="0044288C" w:rsidRPr="00962901">
        <w:rPr>
          <w:rFonts w:ascii="Tahoma" w:hAnsi="Tahoma" w:cs="Tahoma"/>
          <w:sz w:val="21"/>
          <w:szCs w:val="21"/>
        </w:rPr>
        <w:t>SPE PENHA</w:t>
      </w:r>
      <w:r w:rsidR="00CF4458" w:rsidRPr="00962901">
        <w:rPr>
          <w:rFonts w:ascii="Tahoma" w:hAnsi="Tahoma" w:cs="Tahoma"/>
          <w:sz w:val="21"/>
          <w:szCs w:val="21"/>
        </w:rPr>
        <w:t xml:space="preserve"> </w:t>
      </w:r>
      <w:r w:rsidR="00C732A3" w:rsidRPr="00962901">
        <w:rPr>
          <w:rFonts w:ascii="Tahoma" w:hAnsi="Tahoma" w:cs="Tahoma"/>
          <w:sz w:val="21"/>
          <w:szCs w:val="21"/>
        </w:rPr>
        <w:t>será</w:t>
      </w:r>
      <w:r w:rsidR="00CF4458" w:rsidRPr="00962901">
        <w:rPr>
          <w:rFonts w:ascii="Tahoma" w:hAnsi="Tahoma" w:cs="Tahoma"/>
          <w:sz w:val="21"/>
          <w:szCs w:val="21"/>
        </w:rPr>
        <w:t xml:space="preserve"> responsável pelos custos e</w:t>
      </w:r>
      <w:r w:rsidR="004A4280" w:rsidRPr="00962901">
        <w:rPr>
          <w:rFonts w:ascii="Tahoma" w:hAnsi="Tahoma" w:cs="Tahoma"/>
          <w:sz w:val="21"/>
          <w:szCs w:val="21"/>
        </w:rPr>
        <w:t xml:space="preserve"> pela </w:t>
      </w:r>
      <w:r w:rsidR="00C732A3" w:rsidRPr="00962901">
        <w:rPr>
          <w:rFonts w:ascii="Tahoma" w:hAnsi="Tahoma" w:cs="Tahoma"/>
          <w:sz w:val="21"/>
          <w:szCs w:val="21"/>
        </w:rPr>
        <w:t>execução</w:t>
      </w:r>
      <w:r w:rsidR="004A4280" w:rsidRPr="00962901">
        <w:rPr>
          <w:rFonts w:ascii="Tahoma" w:hAnsi="Tahoma" w:cs="Tahoma"/>
          <w:sz w:val="21"/>
          <w:szCs w:val="21"/>
        </w:rPr>
        <w:t xml:space="preserve"> das ações de marketing do </w:t>
      </w:r>
      <w:r w:rsidR="00433590" w:rsidRPr="00962901">
        <w:rPr>
          <w:rFonts w:ascii="Tahoma" w:hAnsi="Tahoma" w:cs="Tahoma"/>
          <w:sz w:val="21"/>
          <w:szCs w:val="21"/>
        </w:rPr>
        <w:t>empreendimento.</w:t>
      </w:r>
      <w:r w:rsidR="003D7A44" w:rsidRPr="00962901">
        <w:rPr>
          <w:rFonts w:ascii="Tahoma" w:hAnsi="Tahoma" w:cs="Tahoma"/>
          <w:sz w:val="21"/>
          <w:szCs w:val="21"/>
        </w:rPr>
        <w:t xml:space="preserve"> A ARXX se compromete a envidar os seus melhores esforços para apoiar e compartilhar a sua estrutura utilizada para as ações de marketing ARXX com a </w:t>
      </w:r>
      <w:r w:rsidR="0044288C" w:rsidRPr="00962901">
        <w:rPr>
          <w:rFonts w:ascii="Tahoma" w:hAnsi="Tahoma" w:cs="Tahoma"/>
          <w:sz w:val="21"/>
          <w:szCs w:val="21"/>
        </w:rPr>
        <w:t>SPE PENHA</w:t>
      </w:r>
      <w:r w:rsidR="00046A84" w:rsidRPr="00962901">
        <w:rPr>
          <w:rFonts w:ascii="Tahoma" w:hAnsi="Tahoma" w:cs="Tahoma"/>
          <w:sz w:val="21"/>
          <w:szCs w:val="21"/>
        </w:rPr>
        <w:t xml:space="preserve">, mantendo-se estes custos de marketing sob a responsabilidade exclusiva da </w:t>
      </w:r>
      <w:r w:rsidR="0044288C" w:rsidRPr="00962901">
        <w:rPr>
          <w:rFonts w:ascii="Tahoma" w:hAnsi="Tahoma" w:cs="Tahoma"/>
          <w:sz w:val="21"/>
          <w:szCs w:val="21"/>
        </w:rPr>
        <w:t>SPE PENHA</w:t>
      </w:r>
      <w:r w:rsidR="00046A84" w:rsidRPr="00962901">
        <w:rPr>
          <w:rFonts w:ascii="Tahoma" w:hAnsi="Tahoma" w:cs="Tahoma"/>
          <w:sz w:val="21"/>
          <w:szCs w:val="21"/>
        </w:rPr>
        <w:t>.</w:t>
      </w:r>
    </w:p>
    <w:p w14:paraId="07AB31CA" w14:textId="6C1A8259" w:rsidR="00433590" w:rsidRPr="006B6DFB" w:rsidRDefault="007900E3" w:rsidP="00C96C1B">
      <w:pPr>
        <w:pStyle w:val="SemEspaamento"/>
        <w:numPr>
          <w:ilvl w:val="2"/>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Independente das disposições previstas no item 2.</w:t>
      </w:r>
      <w:r w:rsidR="000738DC" w:rsidRPr="006B6DFB">
        <w:rPr>
          <w:rFonts w:ascii="Tahoma" w:hAnsi="Tahoma" w:cs="Tahoma"/>
          <w:sz w:val="21"/>
          <w:szCs w:val="21"/>
        </w:rPr>
        <w:t>3</w:t>
      </w:r>
      <w:r w:rsidRPr="006B6DFB">
        <w:rPr>
          <w:rFonts w:ascii="Tahoma" w:hAnsi="Tahoma" w:cs="Tahoma"/>
          <w:sz w:val="21"/>
          <w:szCs w:val="21"/>
        </w:rPr>
        <w:t xml:space="preserve"> acima, a ARXX deverá aprovar </w:t>
      </w:r>
      <w:r w:rsidR="002F75ED" w:rsidRPr="006B6DFB">
        <w:rPr>
          <w:rFonts w:ascii="Tahoma" w:hAnsi="Tahoma" w:cs="Tahoma"/>
          <w:sz w:val="21"/>
          <w:szCs w:val="21"/>
        </w:rPr>
        <w:t xml:space="preserve">previamente </w:t>
      </w:r>
      <w:r w:rsidRPr="006B6DFB">
        <w:rPr>
          <w:rFonts w:ascii="Tahoma" w:hAnsi="Tahoma" w:cs="Tahoma"/>
          <w:sz w:val="21"/>
          <w:szCs w:val="21"/>
        </w:rPr>
        <w:t xml:space="preserve">toda a ação de marketing </w:t>
      </w:r>
      <w:r w:rsidR="00C96C1B" w:rsidRPr="006B6DFB">
        <w:rPr>
          <w:rFonts w:ascii="Tahoma" w:hAnsi="Tahoma" w:cs="Tahoma"/>
          <w:sz w:val="21"/>
          <w:szCs w:val="21"/>
        </w:rPr>
        <w:t>que envolver a marca ARXX e</w:t>
      </w:r>
      <w:r w:rsidR="000738DC" w:rsidRPr="006B6DFB">
        <w:rPr>
          <w:rFonts w:ascii="Tahoma" w:hAnsi="Tahoma" w:cs="Tahoma"/>
          <w:sz w:val="21"/>
          <w:szCs w:val="21"/>
        </w:rPr>
        <w:t>/ou</w:t>
      </w:r>
      <w:r w:rsidR="00C96C1B" w:rsidRPr="006B6DFB">
        <w:rPr>
          <w:rFonts w:ascii="Tahoma" w:hAnsi="Tahoma" w:cs="Tahoma"/>
          <w:sz w:val="21"/>
          <w:szCs w:val="21"/>
        </w:rPr>
        <w:t xml:space="preserve"> os Produtos </w:t>
      </w:r>
      <w:proofErr w:type="spellStart"/>
      <w:r w:rsidR="00C96C1B" w:rsidRPr="006B6DFB">
        <w:rPr>
          <w:rFonts w:ascii="Tahoma" w:hAnsi="Tahoma" w:cs="Tahoma"/>
          <w:sz w:val="21"/>
          <w:szCs w:val="21"/>
        </w:rPr>
        <w:t>Arxx</w:t>
      </w:r>
      <w:proofErr w:type="spellEnd"/>
      <w:r w:rsidR="000738DC" w:rsidRPr="006B6DFB">
        <w:rPr>
          <w:rFonts w:ascii="Tahoma" w:hAnsi="Tahoma" w:cs="Tahoma"/>
          <w:sz w:val="21"/>
          <w:szCs w:val="21"/>
        </w:rPr>
        <w:t>.</w:t>
      </w:r>
    </w:p>
    <w:p w14:paraId="5979EDB3" w14:textId="15959925" w:rsidR="00317C08" w:rsidRPr="006B6DFB" w:rsidRDefault="00317C08" w:rsidP="00B644EC">
      <w:pPr>
        <w:pStyle w:val="SemEspaamento"/>
        <w:numPr>
          <w:ilvl w:val="1"/>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 xml:space="preserve">Fica acordado entre as Partes </w:t>
      </w:r>
      <w:r w:rsidR="00B644EC" w:rsidRPr="006B6DFB">
        <w:rPr>
          <w:rFonts w:ascii="Tahoma" w:hAnsi="Tahoma" w:cs="Tahoma"/>
          <w:sz w:val="21"/>
          <w:szCs w:val="21"/>
        </w:rPr>
        <w:t>que a ARXX não será responsável por qualquer custo, despesa e/ou passivo gerado em relação ao Imóvel e/ou à execução das atividades de incorporação e construção do empreendimento</w:t>
      </w:r>
      <w:r w:rsidR="00EB3473" w:rsidRPr="006B6DFB">
        <w:rPr>
          <w:rFonts w:ascii="Tahoma" w:hAnsi="Tahoma" w:cs="Tahoma"/>
          <w:sz w:val="21"/>
          <w:szCs w:val="21"/>
        </w:rPr>
        <w:t>.</w:t>
      </w:r>
    </w:p>
    <w:p w14:paraId="0C084CC7" w14:textId="61CD43D1" w:rsidR="00D61FAE" w:rsidRPr="00962901" w:rsidRDefault="00D61FAE" w:rsidP="009A0225">
      <w:pPr>
        <w:pStyle w:val="SemEspaamento"/>
        <w:numPr>
          <w:ilvl w:val="1"/>
          <w:numId w:val="14"/>
        </w:numPr>
        <w:spacing w:after="120" w:line="276" w:lineRule="auto"/>
        <w:ind w:left="0" w:firstLine="0"/>
        <w:jc w:val="both"/>
        <w:rPr>
          <w:rFonts w:ascii="Tahoma" w:hAnsi="Tahoma" w:cs="Tahoma"/>
          <w:sz w:val="21"/>
          <w:szCs w:val="21"/>
        </w:rPr>
      </w:pPr>
      <w:r w:rsidRPr="00962901">
        <w:rPr>
          <w:rFonts w:ascii="Tahoma" w:hAnsi="Tahoma" w:cs="Tahoma"/>
          <w:bCs/>
          <w:sz w:val="21"/>
          <w:szCs w:val="21"/>
        </w:rPr>
        <w:t xml:space="preserve">A </w:t>
      </w:r>
      <w:r w:rsidR="0044288C" w:rsidRPr="00962901">
        <w:rPr>
          <w:rFonts w:ascii="Tahoma" w:hAnsi="Tahoma" w:cs="Tahoma"/>
          <w:sz w:val="21"/>
          <w:szCs w:val="21"/>
        </w:rPr>
        <w:t>SPE PENHA</w:t>
      </w:r>
      <w:r w:rsidRPr="00962901">
        <w:rPr>
          <w:rFonts w:ascii="Tahoma" w:hAnsi="Tahoma" w:cs="Tahoma"/>
          <w:bCs/>
          <w:sz w:val="21"/>
          <w:szCs w:val="21"/>
        </w:rPr>
        <w:t xml:space="preserve"> será a única responsável pela condução e </w:t>
      </w:r>
      <w:r w:rsidR="00B644EC" w:rsidRPr="00962901">
        <w:rPr>
          <w:rFonts w:ascii="Tahoma" w:hAnsi="Tahoma" w:cs="Tahoma"/>
          <w:bCs/>
          <w:sz w:val="21"/>
          <w:szCs w:val="21"/>
        </w:rPr>
        <w:t>pel</w:t>
      </w:r>
      <w:r w:rsidRPr="00962901">
        <w:rPr>
          <w:rFonts w:ascii="Tahoma" w:hAnsi="Tahoma" w:cs="Tahoma"/>
          <w:bCs/>
          <w:sz w:val="21"/>
          <w:szCs w:val="21"/>
        </w:rPr>
        <w:t xml:space="preserve">os custos </w:t>
      </w:r>
      <w:r w:rsidR="00B644EC" w:rsidRPr="00962901">
        <w:rPr>
          <w:rFonts w:ascii="Tahoma" w:hAnsi="Tahoma" w:cs="Tahoma"/>
          <w:bCs/>
          <w:sz w:val="21"/>
          <w:szCs w:val="21"/>
        </w:rPr>
        <w:t>relacionados</w:t>
      </w:r>
      <w:r w:rsidRPr="00962901">
        <w:rPr>
          <w:rFonts w:ascii="Tahoma" w:hAnsi="Tahoma" w:cs="Tahoma"/>
          <w:bCs/>
          <w:sz w:val="21"/>
          <w:szCs w:val="21"/>
        </w:rPr>
        <w:t xml:space="preserve"> à aprovação do projeto do empreendimento imobiliário junto à municipalidade, órgãos e entidades competentes, assumindo </w:t>
      </w:r>
      <w:r w:rsidR="00B644EC" w:rsidRPr="00962901">
        <w:rPr>
          <w:rFonts w:ascii="Tahoma" w:hAnsi="Tahoma" w:cs="Tahoma"/>
          <w:bCs/>
          <w:sz w:val="21"/>
          <w:szCs w:val="21"/>
        </w:rPr>
        <w:t>também</w:t>
      </w:r>
      <w:r w:rsidRPr="00962901">
        <w:rPr>
          <w:rFonts w:ascii="Tahoma" w:hAnsi="Tahoma" w:cs="Tahoma"/>
          <w:bCs/>
          <w:sz w:val="21"/>
          <w:szCs w:val="21"/>
        </w:rPr>
        <w:t xml:space="preserve"> a responsabilidade técnica pela construção e administração das obras do empreendimento, </w:t>
      </w:r>
      <w:r w:rsidR="00B644EC" w:rsidRPr="00962901">
        <w:rPr>
          <w:rFonts w:ascii="Tahoma" w:hAnsi="Tahoma" w:cs="Tahoma"/>
          <w:bCs/>
          <w:sz w:val="21"/>
          <w:szCs w:val="21"/>
        </w:rPr>
        <w:t>isentando</w:t>
      </w:r>
      <w:r w:rsidRPr="00962901">
        <w:rPr>
          <w:rFonts w:ascii="Tahoma" w:hAnsi="Tahoma" w:cs="Tahoma"/>
          <w:bCs/>
          <w:sz w:val="21"/>
          <w:szCs w:val="21"/>
        </w:rPr>
        <w:t xml:space="preserve"> a ARXX de toda e qualquer responsabilidade des</w:t>
      </w:r>
      <w:r w:rsidR="00B644EC" w:rsidRPr="00962901">
        <w:rPr>
          <w:rFonts w:ascii="Tahoma" w:hAnsi="Tahoma" w:cs="Tahoma"/>
          <w:bCs/>
          <w:sz w:val="21"/>
          <w:szCs w:val="21"/>
        </w:rPr>
        <w:t>s</w:t>
      </w:r>
      <w:r w:rsidRPr="00962901">
        <w:rPr>
          <w:rFonts w:ascii="Tahoma" w:hAnsi="Tahoma" w:cs="Tahoma"/>
          <w:bCs/>
          <w:sz w:val="21"/>
          <w:szCs w:val="21"/>
        </w:rPr>
        <w:t>a natureza.</w:t>
      </w:r>
    </w:p>
    <w:p w14:paraId="68FEFC91" w14:textId="74CC1BB6" w:rsidR="00D74EA7" w:rsidRPr="00962901" w:rsidRDefault="00BA2F10" w:rsidP="009A0225">
      <w:pPr>
        <w:pStyle w:val="SemEspaamento"/>
        <w:numPr>
          <w:ilvl w:val="1"/>
          <w:numId w:val="14"/>
        </w:numPr>
        <w:spacing w:after="120" w:line="276" w:lineRule="auto"/>
        <w:ind w:left="0" w:firstLine="0"/>
        <w:jc w:val="both"/>
        <w:rPr>
          <w:rFonts w:ascii="Tahoma" w:hAnsi="Tahoma" w:cs="Tahoma"/>
          <w:sz w:val="21"/>
          <w:szCs w:val="21"/>
        </w:rPr>
      </w:pPr>
      <w:commentRangeStart w:id="0"/>
      <w:r w:rsidRPr="00962901">
        <w:rPr>
          <w:rFonts w:ascii="Tahoma" w:hAnsi="Tahoma" w:cs="Tahoma"/>
          <w:bCs/>
          <w:sz w:val="21"/>
          <w:szCs w:val="21"/>
        </w:rPr>
        <w:t>A</w:t>
      </w:r>
      <w:commentRangeEnd w:id="0"/>
      <w:r w:rsidR="009F0533">
        <w:rPr>
          <w:rStyle w:val="Refdecomentrio"/>
          <w:lang w:val="en-US" w:eastAsia="en-US"/>
        </w:rPr>
        <w:commentReference w:id="0"/>
      </w:r>
      <w:r w:rsidRPr="00962901">
        <w:rPr>
          <w:rFonts w:ascii="Tahoma" w:hAnsi="Tahoma" w:cs="Tahoma"/>
          <w:bCs/>
          <w:sz w:val="21"/>
          <w:szCs w:val="21"/>
        </w:rPr>
        <w:t xml:space="preserve"> remuneração a ser paga pela </w:t>
      </w:r>
      <w:r w:rsidR="0044288C" w:rsidRPr="00962901">
        <w:rPr>
          <w:rFonts w:ascii="Tahoma" w:hAnsi="Tahoma" w:cs="Tahoma"/>
          <w:sz w:val="21"/>
          <w:szCs w:val="21"/>
        </w:rPr>
        <w:t>SPE PENHA</w:t>
      </w:r>
      <w:r w:rsidRPr="00962901">
        <w:rPr>
          <w:rFonts w:ascii="Tahoma" w:hAnsi="Tahoma" w:cs="Tahoma"/>
          <w:sz w:val="21"/>
          <w:szCs w:val="21"/>
        </w:rPr>
        <w:t xml:space="preserve"> à ARXX em razão desta parceria é estimada no valor de R$4.500.000,00 (quatro milhões e quinhentos mil reais), podendo </w:t>
      </w:r>
      <w:r w:rsidR="00B644EC" w:rsidRPr="00962901">
        <w:rPr>
          <w:rFonts w:ascii="Tahoma" w:hAnsi="Tahoma" w:cs="Tahoma"/>
          <w:sz w:val="21"/>
          <w:szCs w:val="21"/>
        </w:rPr>
        <w:t>variar</w:t>
      </w:r>
      <w:r w:rsidRPr="00962901">
        <w:rPr>
          <w:rFonts w:ascii="Tahoma" w:hAnsi="Tahoma" w:cs="Tahoma"/>
          <w:sz w:val="21"/>
          <w:szCs w:val="21"/>
        </w:rPr>
        <w:t xml:space="preserve"> para mais ou para menos </w:t>
      </w:r>
      <w:r w:rsidR="00B644EC" w:rsidRPr="00962901">
        <w:rPr>
          <w:rFonts w:ascii="Tahoma" w:hAnsi="Tahoma" w:cs="Tahoma"/>
          <w:sz w:val="21"/>
          <w:szCs w:val="21"/>
        </w:rPr>
        <w:t>com base n</w:t>
      </w:r>
      <w:r w:rsidRPr="00962901">
        <w:rPr>
          <w:rFonts w:ascii="Tahoma" w:hAnsi="Tahoma" w:cs="Tahoma"/>
          <w:sz w:val="21"/>
          <w:szCs w:val="21"/>
        </w:rPr>
        <w:t xml:space="preserve">os faturamentos de fornecimentos efetivamente realizados para a </w:t>
      </w:r>
      <w:r w:rsidR="00A6198F" w:rsidRPr="00962901">
        <w:rPr>
          <w:rFonts w:ascii="Tahoma" w:hAnsi="Tahoma" w:cs="Tahoma"/>
          <w:sz w:val="21"/>
          <w:szCs w:val="21"/>
        </w:rPr>
        <w:t>execução das obras do empreendimento.</w:t>
      </w:r>
      <w:r w:rsidR="004C1ABD">
        <w:rPr>
          <w:rFonts w:ascii="Tahoma" w:hAnsi="Tahoma" w:cs="Tahoma"/>
          <w:sz w:val="21"/>
          <w:szCs w:val="21"/>
        </w:rPr>
        <w:t xml:space="preserve"> </w:t>
      </w:r>
      <w:ins w:id="1" w:author="Luigi Ribeiro | GNL Advogados" w:date="2025-03-19T17:20:00Z" w16du:dateUtc="2025-03-19T20:20:00Z">
        <w:r w:rsidR="00961E06">
          <w:rPr>
            <w:rFonts w:ascii="Tahoma" w:hAnsi="Tahoma" w:cs="Tahoma"/>
            <w:sz w:val="21"/>
            <w:szCs w:val="21"/>
          </w:rPr>
          <w:t xml:space="preserve">Fica definido que a empresa </w:t>
        </w:r>
      </w:ins>
      <w:ins w:id="2" w:author="Luigi Ribeiro | GNL Advogados" w:date="2025-03-19T17:20:00Z">
        <w:r w:rsidR="00961E06" w:rsidRPr="00961E06">
          <w:rPr>
            <w:rFonts w:ascii="Tahoma" w:hAnsi="Tahoma" w:cs="Tahoma"/>
            <w:b/>
            <w:bCs/>
            <w:sz w:val="21"/>
            <w:szCs w:val="21"/>
          </w:rPr>
          <w:t>PIRANI FAUSTINO ENGENHARIA</w:t>
        </w:r>
      </w:ins>
      <w:ins w:id="3" w:author="Luigi Ribeiro | GNL Advogados" w:date="2025-03-19T17:20:00Z" w16du:dateUtc="2025-03-19T20:20:00Z">
        <w:r w:rsidR="00961E06">
          <w:rPr>
            <w:rFonts w:ascii="Tahoma" w:hAnsi="Tahoma" w:cs="Tahoma"/>
            <w:sz w:val="21"/>
            <w:szCs w:val="21"/>
          </w:rPr>
          <w:t xml:space="preserve">, inscrita no CNPJ sob o nº. </w:t>
        </w:r>
        <w:r w:rsidR="00961E06" w:rsidRPr="00961E06">
          <w:rPr>
            <w:rFonts w:ascii="Tahoma" w:hAnsi="Tahoma" w:cs="Tahoma"/>
            <w:sz w:val="21"/>
            <w:szCs w:val="21"/>
            <w:highlight w:val="green"/>
          </w:rPr>
          <w:t>[•]</w:t>
        </w:r>
      </w:ins>
      <w:ins w:id="4" w:author="Luigi Ribeiro | GNL Advogados" w:date="2025-03-19T17:21:00Z" w16du:dateUtc="2025-03-19T20:21:00Z">
        <w:r w:rsidR="00961E06">
          <w:rPr>
            <w:rFonts w:ascii="Tahoma" w:hAnsi="Tahoma" w:cs="Tahoma"/>
            <w:sz w:val="21"/>
            <w:szCs w:val="21"/>
          </w:rPr>
          <w:t>,</w:t>
        </w:r>
      </w:ins>
      <w:ins w:id="5" w:author="Luigi Ribeiro | GNL Advogados" w:date="2025-03-19T17:16:00Z" w16du:dateUtc="2025-03-19T20:16:00Z">
        <w:r w:rsidR="00172CDA">
          <w:rPr>
            <w:rFonts w:ascii="Tahoma" w:hAnsi="Tahoma" w:cs="Tahoma"/>
            <w:sz w:val="21"/>
            <w:szCs w:val="21"/>
          </w:rPr>
          <w:t xml:space="preserve"> </w:t>
        </w:r>
      </w:ins>
      <w:ins w:id="6" w:author="Luigi Ribeiro | GNL Advogados" w:date="2025-03-19T17:21:00Z" w16du:dateUtc="2025-03-19T20:21:00Z">
        <w:r w:rsidR="001452BE">
          <w:rPr>
            <w:rFonts w:ascii="Tahoma" w:hAnsi="Tahoma" w:cs="Tahoma"/>
            <w:sz w:val="21"/>
            <w:szCs w:val="21"/>
          </w:rPr>
          <w:t xml:space="preserve">deverá </w:t>
        </w:r>
      </w:ins>
      <w:ins w:id="7" w:author="Luigi Ribeiro | GNL Advogados" w:date="2025-03-19T17:17:00Z" w16du:dateUtc="2025-03-19T20:17:00Z">
        <w:r w:rsidR="00172CDA">
          <w:rPr>
            <w:rFonts w:ascii="Tahoma" w:hAnsi="Tahoma" w:cs="Tahoma"/>
            <w:sz w:val="21"/>
            <w:szCs w:val="21"/>
          </w:rPr>
          <w:t xml:space="preserve">esclarecer dúvidas e eventuais diferenças </w:t>
        </w:r>
        <w:r w:rsidR="000558BC">
          <w:rPr>
            <w:rFonts w:ascii="Tahoma" w:hAnsi="Tahoma" w:cs="Tahoma"/>
            <w:sz w:val="21"/>
            <w:szCs w:val="21"/>
          </w:rPr>
          <w:t xml:space="preserve">que possam ser identificadas em uma análise entre o custo convencional e o custo </w:t>
        </w:r>
      </w:ins>
      <w:ins w:id="8" w:author="Luigi Ribeiro | GNL Advogados" w:date="2025-03-19T17:18:00Z" w16du:dateUtc="2025-03-19T20:18:00Z">
        <w:r w:rsidR="0098169A">
          <w:rPr>
            <w:rFonts w:ascii="Tahoma" w:hAnsi="Tahoma" w:cs="Tahoma"/>
            <w:sz w:val="21"/>
            <w:szCs w:val="21"/>
          </w:rPr>
          <w:t>projetado para o empreendimento imobiliário pretendido.</w:t>
        </w:r>
      </w:ins>
    </w:p>
    <w:p w14:paraId="4A28A0E9" w14:textId="1863233A" w:rsidR="00BA124A" w:rsidRPr="00962901" w:rsidRDefault="00BA124A" w:rsidP="00FC6BD4">
      <w:pPr>
        <w:pStyle w:val="SemEspaamento"/>
        <w:numPr>
          <w:ilvl w:val="1"/>
          <w:numId w:val="14"/>
        </w:numPr>
        <w:spacing w:after="120" w:line="276" w:lineRule="auto"/>
        <w:ind w:left="0" w:firstLine="0"/>
        <w:jc w:val="both"/>
        <w:rPr>
          <w:rFonts w:ascii="Tahoma" w:hAnsi="Tahoma" w:cs="Tahoma"/>
          <w:sz w:val="21"/>
          <w:szCs w:val="21"/>
        </w:rPr>
      </w:pPr>
      <w:r w:rsidRPr="00962901">
        <w:rPr>
          <w:rFonts w:ascii="Tahoma" w:hAnsi="Tahoma" w:cs="Tahoma"/>
          <w:b/>
          <w:bCs/>
          <w:sz w:val="21"/>
          <w:szCs w:val="21"/>
        </w:rPr>
        <w:t xml:space="preserve">Fiança e Responsabilidade Solidária. </w:t>
      </w:r>
      <w:r w:rsidRPr="00962901">
        <w:rPr>
          <w:rFonts w:ascii="Tahoma" w:hAnsi="Tahoma" w:cs="Tahoma"/>
          <w:sz w:val="21"/>
          <w:szCs w:val="21"/>
        </w:rPr>
        <w:t xml:space="preserve">A MENDES CARVALHO intervém neste Contrato como fiadora e pagadora principal, em solidariedade com a </w:t>
      </w:r>
      <w:r w:rsidR="0044288C" w:rsidRPr="00962901">
        <w:rPr>
          <w:rFonts w:ascii="Tahoma" w:hAnsi="Tahoma" w:cs="Tahoma"/>
          <w:sz w:val="21"/>
          <w:szCs w:val="21"/>
        </w:rPr>
        <w:t>SPE PENHA</w:t>
      </w:r>
      <w:r w:rsidRPr="00962901">
        <w:rPr>
          <w:rFonts w:ascii="Tahoma" w:hAnsi="Tahoma" w:cs="Tahoma"/>
          <w:sz w:val="21"/>
          <w:szCs w:val="21"/>
        </w:rPr>
        <w:t>, nos termos do art. 397 do Código Civil, responsabilizando-se pelo integral e tempestivo cumprimento de todas as obrigações decorrentes deste Contrato, incluindo cláusulas financeiras, prazos e condições pactuadas.</w:t>
      </w:r>
    </w:p>
    <w:p w14:paraId="2DB7385E" w14:textId="72249A4D" w:rsidR="00BA124A" w:rsidRPr="006B6DFB" w:rsidRDefault="00BA124A" w:rsidP="00BA124A">
      <w:pPr>
        <w:pStyle w:val="SemEspaamento"/>
        <w:numPr>
          <w:ilvl w:val="2"/>
          <w:numId w:val="14"/>
        </w:numPr>
        <w:spacing w:after="120" w:line="276" w:lineRule="auto"/>
        <w:ind w:left="0" w:firstLine="0"/>
        <w:jc w:val="both"/>
        <w:rPr>
          <w:rFonts w:ascii="Tahoma" w:hAnsi="Tahoma" w:cs="Tahoma"/>
          <w:sz w:val="21"/>
          <w:szCs w:val="21"/>
        </w:rPr>
      </w:pPr>
      <w:r w:rsidRPr="00BA124A">
        <w:rPr>
          <w:rFonts w:ascii="Tahoma" w:hAnsi="Tahoma" w:cs="Tahoma"/>
          <w:sz w:val="21"/>
          <w:szCs w:val="21"/>
        </w:rPr>
        <w:t>Fica expressamente renunciado o benefício de ordem (art. 827), o direito de divisão (art. 835), o prazo para excussão do bem principal (art. 838) e a extinção da fiança por alteração não consentida da obrigação principal (art. 839 do Código Civil), nos moldes do Enunciado 431 da CJF/STJ, que admite renúncia prévia a tais garantias</w:t>
      </w:r>
      <w:r w:rsidR="00C734C3" w:rsidRPr="006B6DFB">
        <w:rPr>
          <w:rFonts w:ascii="Tahoma" w:hAnsi="Tahoma" w:cs="Tahoma"/>
          <w:sz w:val="21"/>
          <w:szCs w:val="21"/>
        </w:rPr>
        <w:t xml:space="preserve">, persistindo ainda esta fiança na hipótese de sucessão a qualquer título do presente </w:t>
      </w:r>
      <w:r w:rsidR="00376F1C" w:rsidRPr="006B6DFB">
        <w:rPr>
          <w:rFonts w:ascii="Tahoma" w:hAnsi="Tahoma" w:cs="Tahoma"/>
          <w:sz w:val="21"/>
          <w:szCs w:val="21"/>
        </w:rPr>
        <w:t>C</w:t>
      </w:r>
      <w:r w:rsidR="00C734C3" w:rsidRPr="006B6DFB">
        <w:rPr>
          <w:rFonts w:ascii="Tahoma" w:hAnsi="Tahoma" w:cs="Tahoma"/>
          <w:sz w:val="21"/>
          <w:szCs w:val="21"/>
        </w:rPr>
        <w:t xml:space="preserve">ontrato, não tendo essa caráter </w:t>
      </w:r>
      <w:proofErr w:type="spellStart"/>
      <w:r w:rsidR="00C734C3" w:rsidRPr="006B6DFB">
        <w:rPr>
          <w:rFonts w:ascii="Tahoma" w:hAnsi="Tahoma" w:cs="Tahoma"/>
          <w:i/>
          <w:iCs/>
          <w:sz w:val="21"/>
          <w:szCs w:val="21"/>
        </w:rPr>
        <w:t>intuitu</w:t>
      </w:r>
      <w:proofErr w:type="spellEnd"/>
      <w:r w:rsidR="00C734C3" w:rsidRPr="006B6DFB">
        <w:rPr>
          <w:rFonts w:ascii="Tahoma" w:hAnsi="Tahoma" w:cs="Tahoma"/>
          <w:i/>
          <w:iCs/>
          <w:sz w:val="21"/>
          <w:szCs w:val="21"/>
        </w:rPr>
        <w:t xml:space="preserve"> personae</w:t>
      </w:r>
      <w:r w:rsidR="00C734C3" w:rsidRPr="006B6DFB">
        <w:rPr>
          <w:rFonts w:ascii="Tahoma" w:hAnsi="Tahoma" w:cs="Tahoma"/>
          <w:sz w:val="21"/>
          <w:szCs w:val="21"/>
        </w:rPr>
        <w:t>, bem como nas hipóteses de alterações de preço, prazo para pagamentos, número de parcelas, novação</w:t>
      </w:r>
      <w:r w:rsidRPr="00BA124A">
        <w:rPr>
          <w:rFonts w:ascii="Tahoma" w:hAnsi="Tahoma" w:cs="Tahoma"/>
          <w:sz w:val="21"/>
          <w:szCs w:val="21"/>
        </w:rPr>
        <w:t>.</w:t>
      </w:r>
    </w:p>
    <w:p w14:paraId="5A700072" w14:textId="11CDB382" w:rsidR="006A0F9D" w:rsidRPr="006B6DFB" w:rsidRDefault="006A0F9D" w:rsidP="006A0F9D">
      <w:pPr>
        <w:pStyle w:val="SemEspaamento"/>
        <w:numPr>
          <w:ilvl w:val="1"/>
          <w:numId w:val="14"/>
        </w:numPr>
        <w:spacing w:after="120" w:line="276" w:lineRule="auto"/>
        <w:ind w:left="0" w:firstLine="0"/>
        <w:jc w:val="both"/>
        <w:rPr>
          <w:rFonts w:ascii="Tahoma" w:hAnsi="Tahoma" w:cs="Tahoma"/>
          <w:sz w:val="21"/>
          <w:szCs w:val="21"/>
        </w:rPr>
      </w:pPr>
      <w:r w:rsidRPr="006B6DFB">
        <w:rPr>
          <w:rFonts w:ascii="Tahoma" w:hAnsi="Tahoma" w:cs="Tahoma"/>
          <w:b/>
          <w:bCs/>
          <w:sz w:val="21"/>
          <w:szCs w:val="21"/>
        </w:rPr>
        <w:t xml:space="preserve">Dos Direitos de Propriedade Intelectual. </w:t>
      </w:r>
      <w:r w:rsidRPr="006B6DFB">
        <w:rPr>
          <w:rFonts w:ascii="Tahoma" w:hAnsi="Tahoma" w:cs="Tahoma"/>
          <w:sz w:val="21"/>
          <w:szCs w:val="21"/>
        </w:rPr>
        <w:t xml:space="preserve">A ARXX deterá exclusiva e integralmente a propriedade de todas as invenções, processos, métodos, programas de computador, ou quaisquer inovações técnicas relacionadas aos Produtos </w:t>
      </w:r>
      <w:proofErr w:type="spellStart"/>
      <w:r w:rsidRPr="006B6DFB">
        <w:rPr>
          <w:rFonts w:ascii="Tahoma" w:hAnsi="Tahoma" w:cs="Tahoma"/>
          <w:sz w:val="21"/>
          <w:szCs w:val="21"/>
        </w:rPr>
        <w:t>Arxx</w:t>
      </w:r>
      <w:proofErr w:type="spellEnd"/>
      <w:r w:rsidRPr="006B6DFB">
        <w:rPr>
          <w:rFonts w:ascii="Tahoma" w:hAnsi="Tahoma" w:cs="Tahoma"/>
          <w:sz w:val="21"/>
          <w:szCs w:val="21"/>
        </w:rPr>
        <w:t>, ainda que decorrentes da sua aplicação no empreendimento objeto desta parceria, sejam estas privilegiáveis, patenteáveis ou não, em termos de propriedade intelectual.</w:t>
      </w:r>
    </w:p>
    <w:p w14:paraId="15CE0429" w14:textId="593DAA41" w:rsidR="006A0F9D" w:rsidRPr="006B6DFB" w:rsidRDefault="006A0F9D" w:rsidP="006A0F9D">
      <w:pPr>
        <w:pStyle w:val="SemEspaamento"/>
        <w:numPr>
          <w:ilvl w:val="2"/>
          <w:numId w:val="14"/>
        </w:numPr>
        <w:spacing w:after="120" w:line="276" w:lineRule="auto"/>
        <w:ind w:left="0" w:firstLine="0"/>
        <w:jc w:val="both"/>
        <w:rPr>
          <w:rFonts w:ascii="Tahoma" w:hAnsi="Tahoma" w:cs="Tahoma"/>
          <w:sz w:val="21"/>
          <w:szCs w:val="21"/>
        </w:rPr>
      </w:pPr>
      <w:r w:rsidRPr="006B6DFB">
        <w:rPr>
          <w:rFonts w:ascii="Tahoma" w:hAnsi="Tahoma" w:cs="Tahoma"/>
          <w:sz w:val="21"/>
          <w:szCs w:val="21"/>
        </w:rPr>
        <w:t xml:space="preserve">Este Contrato </w:t>
      </w:r>
      <w:r w:rsidRPr="00962901">
        <w:rPr>
          <w:rFonts w:ascii="Tahoma" w:hAnsi="Tahoma" w:cs="Tahoma"/>
          <w:sz w:val="21"/>
          <w:szCs w:val="21"/>
        </w:rPr>
        <w:t xml:space="preserve">não transfere à </w:t>
      </w:r>
      <w:r w:rsidR="0044288C" w:rsidRPr="00962901">
        <w:rPr>
          <w:rFonts w:ascii="Tahoma" w:hAnsi="Tahoma" w:cs="Tahoma"/>
          <w:sz w:val="21"/>
          <w:szCs w:val="21"/>
        </w:rPr>
        <w:t>SPE PENHA</w:t>
      </w:r>
      <w:r w:rsidRPr="00962901">
        <w:rPr>
          <w:rFonts w:ascii="Tahoma" w:hAnsi="Tahoma" w:cs="Tahoma"/>
          <w:sz w:val="21"/>
          <w:szCs w:val="21"/>
        </w:rPr>
        <w:t xml:space="preserve"> quaisquer direitos de propriedade intelectual. A </w:t>
      </w:r>
      <w:r w:rsidR="0044288C" w:rsidRPr="00962901">
        <w:rPr>
          <w:rFonts w:ascii="Tahoma" w:hAnsi="Tahoma" w:cs="Tahoma"/>
          <w:sz w:val="21"/>
          <w:szCs w:val="21"/>
        </w:rPr>
        <w:t>SPE PENHA</w:t>
      </w:r>
      <w:r w:rsidRPr="006B6DFB">
        <w:rPr>
          <w:rFonts w:ascii="Tahoma" w:hAnsi="Tahoma" w:cs="Tahoma"/>
          <w:sz w:val="21"/>
          <w:szCs w:val="21"/>
        </w:rPr>
        <w:t xml:space="preserve"> reconhece e compromete-se a respeitar integralmente todos os direitos, títulos e interesses da ARXX, obrigando-se a não reivindicar, adquirir ou tomar qualquer medida que possa prejudicar, questionar ou anular esses direitos, tanto no Brasil quanto em qualquer outro país. Ainda, se </w:t>
      </w:r>
      <w:r w:rsidRPr="006B6DFB">
        <w:rPr>
          <w:rFonts w:ascii="Tahoma" w:hAnsi="Tahoma" w:cs="Tahoma"/>
          <w:bCs/>
          <w:sz w:val="21"/>
          <w:szCs w:val="21"/>
        </w:rPr>
        <w:t xml:space="preserve">o uso dos Produtos </w:t>
      </w:r>
      <w:proofErr w:type="spellStart"/>
      <w:r w:rsidRPr="006B6DFB">
        <w:rPr>
          <w:rFonts w:ascii="Tahoma" w:hAnsi="Tahoma" w:cs="Tahoma"/>
          <w:bCs/>
          <w:sz w:val="21"/>
          <w:szCs w:val="21"/>
        </w:rPr>
        <w:t>Arxx</w:t>
      </w:r>
      <w:proofErr w:type="spellEnd"/>
      <w:r w:rsidRPr="006B6DFB">
        <w:rPr>
          <w:rFonts w:ascii="Tahoma" w:hAnsi="Tahoma" w:cs="Tahoma"/>
          <w:sz w:val="21"/>
          <w:szCs w:val="21"/>
        </w:rPr>
        <w:t xml:space="preserve"> resultar </w:t>
      </w:r>
      <w:r w:rsidRPr="006B6DFB">
        <w:rPr>
          <w:rFonts w:ascii="Tahoma" w:hAnsi="Tahoma" w:cs="Tahoma"/>
          <w:bCs/>
          <w:sz w:val="21"/>
          <w:szCs w:val="21"/>
        </w:rPr>
        <w:t>em algum modelo de utilidade, melhoria no produto ou no seu processo de fabricação, os direitos a ele relativos também serão considerados de exclusiva propriedade da ARXX.</w:t>
      </w:r>
    </w:p>
    <w:p w14:paraId="54895EC3" w14:textId="3E471D8F" w:rsidR="008A1BCB" w:rsidRPr="006B6DFB" w:rsidRDefault="00C47103" w:rsidP="00C47103">
      <w:pPr>
        <w:pStyle w:val="SemEspaamento"/>
        <w:tabs>
          <w:tab w:val="left" w:pos="709"/>
        </w:tabs>
        <w:spacing w:after="120" w:line="276" w:lineRule="auto"/>
        <w:jc w:val="both"/>
        <w:rPr>
          <w:rFonts w:ascii="Tahoma" w:hAnsi="Tahoma" w:cs="Tahoma"/>
          <w:b/>
          <w:sz w:val="21"/>
          <w:szCs w:val="21"/>
        </w:rPr>
      </w:pPr>
      <w:r w:rsidRPr="006B6DFB">
        <w:rPr>
          <w:rFonts w:ascii="Tahoma" w:hAnsi="Tahoma" w:cs="Tahoma"/>
          <w:b/>
          <w:sz w:val="21"/>
          <w:szCs w:val="21"/>
        </w:rPr>
        <w:t xml:space="preserve">CLÁUSULA </w:t>
      </w:r>
      <w:r w:rsidR="0055369D" w:rsidRPr="006B6DFB">
        <w:rPr>
          <w:rFonts w:ascii="Tahoma" w:hAnsi="Tahoma" w:cs="Tahoma"/>
          <w:b/>
          <w:sz w:val="21"/>
          <w:szCs w:val="21"/>
        </w:rPr>
        <w:t>TERCEIRA</w:t>
      </w:r>
      <w:r w:rsidRPr="006B6DFB">
        <w:rPr>
          <w:rFonts w:ascii="Tahoma" w:hAnsi="Tahoma" w:cs="Tahoma"/>
          <w:b/>
          <w:sz w:val="21"/>
          <w:szCs w:val="21"/>
        </w:rPr>
        <w:t xml:space="preserve"> - </w:t>
      </w:r>
      <w:r w:rsidR="008A1BCB" w:rsidRPr="006B6DFB">
        <w:rPr>
          <w:rFonts w:ascii="Tahoma" w:hAnsi="Tahoma" w:cs="Tahoma"/>
          <w:b/>
          <w:sz w:val="21"/>
          <w:szCs w:val="21"/>
        </w:rPr>
        <w:t>DAS DISPOSIÇÕES GERAIS</w:t>
      </w:r>
    </w:p>
    <w:p w14:paraId="350530D0" w14:textId="56E4185C" w:rsidR="008A1BCB" w:rsidRPr="006B6DFB" w:rsidRDefault="008A1BCB" w:rsidP="0055369D">
      <w:pPr>
        <w:pStyle w:val="SemEspaamento"/>
        <w:numPr>
          <w:ilvl w:val="1"/>
          <w:numId w:val="37"/>
        </w:numPr>
        <w:tabs>
          <w:tab w:val="left" w:pos="728"/>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Comunicação.</w:t>
      </w:r>
      <w:r w:rsidRPr="006B6DFB">
        <w:rPr>
          <w:rFonts w:ascii="Tahoma" w:hAnsi="Tahoma" w:cs="Tahoma"/>
          <w:sz w:val="21"/>
          <w:szCs w:val="21"/>
        </w:rPr>
        <w:t xml:space="preserve"> Qualquer tipo de comunicação referente à </w:t>
      </w:r>
      <w:r w:rsidR="00E76E1C" w:rsidRPr="006B6DFB">
        <w:rPr>
          <w:rFonts w:ascii="Tahoma" w:hAnsi="Tahoma" w:cs="Tahoma"/>
          <w:sz w:val="21"/>
          <w:szCs w:val="21"/>
        </w:rPr>
        <w:t>P</w:t>
      </w:r>
      <w:r w:rsidRPr="006B6DFB">
        <w:rPr>
          <w:rFonts w:ascii="Tahoma" w:hAnsi="Tahoma" w:cs="Tahoma"/>
          <w:sz w:val="21"/>
          <w:szCs w:val="21"/>
        </w:rPr>
        <w:t xml:space="preserve">arceria deverá ser enviada para os endereços constantes </w:t>
      </w:r>
      <w:r w:rsidR="00FE3319" w:rsidRPr="006B6DFB">
        <w:rPr>
          <w:rFonts w:ascii="Tahoma" w:hAnsi="Tahoma" w:cs="Tahoma"/>
          <w:sz w:val="21"/>
          <w:szCs w:val="21"/>
        </w:rPr>
        <w:t xml:space="preserve">no preâmbulo deste </w:t>
      </w:r>
      <w:r w:rsidR="00CE318A" w:rsidRPr="006B6DFB">
        <w:rPr>
          <w:rFonts w:ascii="Tahoma" w:hAnsi="Tahoma" w:cs="Tahoma"/>
          <w:sz w:val="21"/>
          <w:szCs w:val="21"/>
        </w:rPr>
        <w:t>Contrato</w:t>
      </w:r>
      <w:r w:rsidR="00FE3319" w:rsidRPr="006B6DFB">
        <w:rPr>
          <w:rFonts w:ascii="Tahoma" w:hAnsi="Tahoma" w:cs="Tahoma"/>
          <w:sz w:val="21"/>
          <w:szCs w:val="21"/>
        </w:rPr>
        <w:t>,</w:t>
      </w:r>
      <w:r w:rsidRPr="006B6DFB">
        <w:rPr>
          <w:rFonts w:ascii="Tahoma" w:hAnsi="Tahoma" w:cs="Tahoma"/>
          <w:sz w:val="21"/>
          <w:szCs w:val="21"/>
        </w:rPr>
        <w:t xml:space="preserve"> por meio que permita comprovar o seu recebimento. É obrigação de cada uma das Partes informar à outra sobre a mudança de suas informações de contato, sob pena de serem reputadas como validamente entregues e recebidas todas as comunicações enviadas para endereços ou contatos desatualizados e cuja alteração não tiver sido informada à outra Parte.</w:t>
      </w:r>
    </w:p>
    <w:p w14:paraId="232E6A77" w14:textId="20431980" w:rsidR="008A1BCB" w:rsidRPr="006B6DFB" w:rsidRDefault="008A1BCB" w:rsidP="0055369D">
      <w:pPr>
        <w:pStyle w:val="SemEspaamento"/>
        <w:numPr>
          <w:ilvl w:val="1"/>
          <w:numId w:val="37"/>
        </w:numPr>
        <w:tabs>
          <w:tab w:val="left" w:pos="728"/>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Totalidade das Avenças.</w:t>
      </w:r>
      <w:r w:rsidRPr="006B6DFB">
        <w:rPr>
          <w:rFonts w:ascii="Tahoma" w:hAnsi="Tahoma" w:cs="Tahoma"/>
          <w:sz w:val="21"/>
          <w:szCs w:val="21"/>
        </w:rPr>
        <w:t xml:space="preserve"> </w:t>
      </w:r>
      <w:r w:rsidR="00FE3319" w:rsidRPr="006B6DFB">
        <w:rPr>
          <w:rFonts w:ascii="Tahoma" w:hAnsi="Tahoma" w:cs="Tahoma"/>
          <w:sz w:val="21"/>
          <w:szCs w:val="21"/>
        </w:rPr>
        <w:t>Este</w:t>
      </w:r>
      <w:r w:rsidRPr="006B6DFB">
        <w:rPr>
          <w:rFonts w:ascii="Tahoma" w:hAnsi="Tahoma" w:cs="Tahoma"/>
          <w:sz w:val="21"/>
          <w:szCs w:val="21"/>
        </w:rPr>
        <w:t xml:space="preserve"> </w:t>
      </w:r>
      <w:r w:rsidR="00FE3319" w:rsidRPr="006B6DFB">
        <w:rPr>
          <w:rFonts w:ascii="Tahoma" w:hAnsi="Tahoma" w:cs="Tahoma"/>
          <w:sz w:val="21"/>
          <w:szCs w:val="21"/>
        </w:rPr>
        <w:t>C</w:t>
      </w:r>
      <w:r w:rsidRPr="006B6DFB">
        <w:rPr>
          <w:rFonts w:ascii="Tahoma" w:hAnsi="Tahoma" w:cs="Tahoma"/>
          <w:sz w:val="21"/>
          <w:szCs w:val="21"/>
        </w:rPr>
        <w:t>ontrato constitu</w:t>
      </w:r>
      <w:r w:rsidR="00FE3319" w:rsidRPr="006B6DFB">
        <w:rPr>
          <w:rFonts w:ascii="Tahoma" w:hAnsi="Tahoma" w:cs="Tahoma"/>
          <w:sz w:val="21"/>
          <w:szCs w:val="21"/>
        </w:rPr>
        <w:t>i</w:t>
      </w:r>
      <w:r w:rsidRPr="006B6DFB">
        <w:rPr>
          <w:rFonts w:ascii="Tahoma" w:hAnsi="Tahoma" w:cs="Tahoma"/>
          <w:sz w:val="21"/>
          <w:szCs w:val="21"/>
        </w:rPr>
        <w:t xml:space="preserve"> o acordo integral entre as Partes com relação ao seu objeto e, de maneira específica, substitui(em) quaisquer contratos anteriores firmados entre as Partes no passado e ainda em vigor, quando se referirem ao mesmo objeto, os quais ficam resolvidos e sem qualquer ônus a partir do início de vigência </w:t>
      </w:r>
      <w:r w:rsidR="00FE3319" w:rsidRPr="006B6DFB">
        <w:rPr>
          <w:rFonts w:ascii="Tahoma" w:hAnsi="Tahoma" w:cs="Tahoma"/>
          <w:sz w:val="21"/>
          <w:szCs w:val="21"/>
        </w:rPr>
        <w:t>deste Contrato</w:t>
      </w:r>
      <w:r w:rsidRPr="006B6DFB">
        <w:rPr>
          <w:rFonts w:ascii="Tahoma" w:hAnsi="Tahoma" w:cs="Tahoma"/>
          <w:sz w:val="21"/>
          <w:szCs w:val="21"/>
        </w:rPr>
        <w:t xml:space="preserve">. </w:t>
      </w:r>
      <w:r w:rsidR="00FE3319" w:rsidRPr="006B6DFB">
        <w:rPr>
          <w:rFonts w:ascii="Tahoma" w:hAnsi="Tahoma" w:cs="Tahoma"/>
          <w:sz w:val="21"/>
          <w:szCs w:val="21"/>
        </w:rPr>
        <w:t>Nestes termos</w:t>
      </w:r>
      <w:r w:rsidRPr="006B6DFB">
        <w:rPr>
          <w:rFonts w:ascii="Tahoma" w:hAnsi="Tahoma" w:cs="Tahoma"/>
          <w:sz w:val="21"/>
          <w:szCs w:val="21"/>
        </w:rPr>
        <w:t>, substituem-se também quaisquer entendimentos diversos prévios, verbais ou escritos, que tiver havido entre as Partes anteriormente, ressalvados aqueles documentos que venham a integrar o Contrato.</w:t>
      </w:r>
    </w:p>
    <w:p w14:paraId="46B714F9"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Renúncia.</w:t>
      </w:r>
      <w:r w:rsidRPr="006B6DFB">
        <w:rPr>
          <w:rFonts w:ascii="Tahoma" w:hAnsi="Tahoma" w:cs="Tahoma"/>
          <w:sz w:val="21"/>
          <w:szCs w:val="21"/>
        </w:rPr>
        <w:t xml:space="preserve"> Nenhuma renúncia, rescisão ou quitação relativa ao Contrato vinculará quaisquer das Partes, salvo se confirmada por escrito pelas Partes.</w:t>
      </w:r>
    </w:p>
    <w:p w14:paraId="78AC61B4"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Tolerância.</w:t>
      </w:r>
      <w:r w:rsidRPr="006B6DFB">
        <w:rPr>
          <w:rFonts w:ascii="Tahoma" w:hAnsi="Tahoma" w:cs="Tahoma"/>
          <w:sz w:val="21"/>
          <w:szCs w:val="21"/>
        </w:rPr>
        <w:t xml:space="preserve"> A inércia ou tolerância </w:t>
      </w:r>
      <w:r w:rsidR="00FE3319" w:rsidRPr="006B6DFB">
        <w:rPr>
          <w:rFonts w:ascii="Tahoma" w:hAnsi="Tahoma" w:cs="Tahoma"/>
          <w:sz w:val="21"/>
          <w:szCs w:val="21"/>
        </w:rPr>
        <w:t>de qualquer das Partes</w:t>
      </w:r>
      <w:r w:rsidRPr="006B6DFB">
        <w:rPr>
          <w:rFonts w:ascii="Tahoma" w:hAnsi="Tahoma" w:cs="Tahoma"/>
          <w:sz w:val="21"/>
          <w:szCs w:val="21"/>
        </w:rPr>
        <w:t xml:space="preserve"> em insistir na rigorosa observância de quaisquer dos termos e condições do Contrato</w:t>
      </w:r>
      <w:r w:rsidR="00FE3319" w:rsidRPr="006B6DFB">
        <w:rPr>
          <w:rFonts w:ascii="Tahoma" w:hAnsi="Tahoma" w:cs="Tahoma"/>
          <w:sz w:val="21"/>
          <w:szCs w:val="21"/>
        </w:rPr>
        <w:t>,</w:t>
      </w:r>
      <w:r w:rsidRPr="006B6DFB">
        <w:rPr>
          <w:rFonts w:ascii="Tahoma" w:hAnsi="Tahoma" w:cs="Tahoma"/>
          <w:sz w:val="21"/>
          <w:szCs w:val="21"/>
        </w:rPr>
        <w:t xml:space="preserve"> ou falta ou atraso em exercer quaisquer direitos ou exigir reparos estipulados nos mesmos ou na Lei, ou falta de notificação da </w:t>
      </w:r>
      <w:r w:rsidR="00FE3319" w:rsidRPr="006B6DFB">
        <w:rPr>
          <w:rFonts w:ascii="Tahoma" w:hAnsi="Tahoma" w:cs="Tahoma"/>
          <w:sz w:val="21"/>
          <w:szCs w:val="21"/>
        </w:rPr>
        <w:t>outra Parte</w:t>
      </w:r>
      <w:r w:rsidRPr="006B6DFB">
        <w:rPr>
          <w:rFonts w:ascii="Tahoma" w:hAnsi="Tahoma" w:cs="Tahoma"/>
          <w:sz w:val="21"/>
          <w:szCs w:val="21"/>
        </w:rPr>
        <w:t xml:space="preserve"> no caso de inadimplemento, não exonerará a </w:t>
      </w:r>
      <w:r w:rsidR="00FE3319" w:rsidRPr="006B6DFB">
        <w:rPr>
          <w:rFonts w:ascii="Tahoma" w:hAnsi="Tahoma" w:cs="Tahoma"/>
          <w:sz w:val="21"/>
          <w:szCs w:val="21"/>
        </w:rPr>
        <w:t>Parte inadimplente</w:t>
      </w:r>
      <w:r w:rsidRPr="006B6DFB">
        <w:rPr>
          <w:rFonts w:ascii="Tahoma" w:hAnsi="Tahoma" w:cs="Tahoma"/>
          <w:sz w:val="21"/>
          <w:szCs w:val="21"/>
        </w:rPr>
        <w:t xml:space="preserve"> de qualquer direito da </w:t>
      </w:r>
      <w:r w:rsidR="00FE3319" w:rsidRPr="006B6DFB">
        <w:rPr>
          <w:rFonts w:ascii="Tahoma" w:hAnsi="Tahoma" w:cs="Tahoma"/>
          <w:sz w:val="21"/>
          <w:szCs w:val="21"/>
        </w:rPr>
        <w:t>outra Parte</w:t>
      </w:r>
      <w:r w:rsidRPr="006B6DFB">
        <w:rPr>
          <w:rFonts w:ascii="Tahoma" w:hAnsi="Tahoma" w:cs="Tahoma"/>
          <w:sz w:val="21"/>
          <w:szCs w:val="21"/>
        </w:rPr>
        <w:t xml:space="preserve"> em exigir o cumprimento do Contrato ou de qualquer de seus direitos ou reparações.</w:t>
      </w:r>
    </w:p>
    <w:p w14:paraId="082D4103"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Alteração por Termo Aditivo.</w:t>
      </w:r>
      <w:r w:rsidRPr="006B6DFB">
        <w:rPr>
          <w:rFonts w:ascii="Tahoma" w:hAnsi="Tahoma" w:cs="Tahoma"/>
          <w:sz w:val="21"/>
          <w:szCs w:val="21"/>
        </w:rPr>
        <w:t xml:space="preserve"> O</w:t>
      </w:r>
      <w:r w:rsidR="001B1909" w:rsidRPr="006B6DFB">
        <w:rPr>
          <w:rFonts w:ascii="Tahoma" w:hAnsi="Tahoma" w:cs="Tahoma"/>
          <w:sz w:val="21"/>
          <w:szCs w:val="21"/>
        </w:rPr>
        <w:t xml:space="preserve"> presente</w:t>
      </w:r>
      <w:r w:rsidRPr="006B6DFB">
        <w:rPr>
          <w:rFonts w:ascii="Tahoma" w:hAnsi="Tahoma" w:cs="Tahoma"/>
          <w:sz w:val="21"/>
          <w:szCs w:val="21"/>
        </w:rPr>
        <w:t xml:space="preserve"> Contrato poder</w:t>
      </w:r>
      <w:r w:rsidR="001B1909" w:rsidRPr="006B6DFB">
        <w:rPr>
          <w:rFonts w:ascii="Tahoma" w:hAnsi="Tahoma" w:cs="Tahoma"/>
          <w:sz w:val="21"/>
          <w:szCs w:val="21"/>
        </w:rPr>
        <w:t>á</w:t>
      </w:r>
      <w:r w:rsidRPr="006B6DFB">
        <w:rPr>
          <w:rFonts w:ascii="Tahoma" w:hAnsi="Tahoma" w:cs="Tahoma"/>
          <w:sz w:val="21"/>
          <w:szCs w:val="21"/>
        </w:rPr>
        <w:t xml:space="preserve"> ser alterado a qualquer tempo, desde que por aditivo escrito e assinado por todas as Partes. </w:t>
      </w:r>
    </w:p>
    <w:p w14:paraId="4B23C510"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Consentimento.</w:t>
      </w:r>
      <w:r w:rsidRPr="006B6DFB">
        <w:rPr>
          <w:rFonts w:ascii="Tahoma" w:hAnsi="Tahoma" w:cs="Tahoma"/>
          <w:sz w:val="21"/>
          <w:szCs w:val="21"/>
        </w:rPr>
        <w:t xml:space="preserve"> Salvo se expressamente previsto em Contrato, sempre que o consentimento ou aprovação de qualquer Parte for necessário, tal consentimento ou aprovação não será negado, retardado ou condicionado sem justificativa.</w:t>
      </w:r>
    </w:p>
    <w:p w14:paraId="364BE0C3" w14:textId="438223C6"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Autonomia das disposições.</w:t>
      </w:r>
      <w:r w:rsidRPr="006B6DFB">
        <w:rPr>
          <w:rFonts w:ascii="Tahoma" w:hAnsi="Tahoma" w:cs="Tahoma"/>
          <w:sz w:val="21"/>
          <w:szCs w:val="21"/>
        </w:rPr>
        <w:t xml:space="preserve"> Se qualquer disposição do Contrato for considerada nula, sem efeito, inválida ou inexequíve</w:t>
      </w:r>
      <w:r w:rsidR="00E202CF" w:rsidRPr="006B6DFB">
        <w:rPr>
          <w:rFonts w:ascii="Tahoma" w:hAnsi="Tahoma" w:cs="Tahoma"/>
          <w:sz w:val="21"/>
          <w:szCs w:val="21"/>
        </w:rPr>
        <w:t>l</w:t>
      </w:r>
      <w:r w:rsidRPr="006B6DFB">
        <w:rPr>
          <w:rFonts w:ascii="Tahoma" w:hAnsi="Tahoma" w:cs="Tahoma"/>
          <w:sz w:val="21"/>
          <w:szCs w:val="21"/>
        </w:rPr>
        <w:t>, as disposições remanescentes não serão afetadas e, portanto, continuarão em pleno vigor e efeito como se a disposição nula, sem efeito, inválida ou inexequível não fizesse parte deste instrumento. As Partes deverão alterar tal disposição considerada nula, sem efeito, inválida ou inexequível e substituí-la por outra com o mesmo efeito econômico que seja válida e exequível.</w:t>
      </w:r>
    </w:p>
    <w:p w14:paraId="17FA6C8A"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Ausência de conflito com contratos com terceiros.</w:t>
      </w:r>
      <w:r w:rsidRPr="006B6DFB">
        <w:rPr>
          <w:rFonts w:ascii="Tahoma" w:hAnsi="Tahoma" w:cs="Tahoma"/>
          <w:sz w:val="21"/>
          <w:szCs w:val="21"/>
        </w:rPr>
        <w:t xml:space="preserve"> As Partes declaram uma à outra que a celebração e o cumprimento do Contrato não violam quaisquer contratos com terceiros ou obrigações a que estejam vinculadas, sob pena de a Parte que incorrer em violação de contratos com terceiros ser obrigada a arcar com todas as despesas que a outra Parte vier a sofrer em virtude do descumprimento dos contratos com terceiros, sendo facultado à Parte não faltosa rescindir o Contrato.</w:t>
      </w:r>
    </w:p>
    <w:p w14:paraId="1BCA0CF5" w14:textId="7D42E67C" w:rsidR="0084402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Cessão de Direitos e Obrigações.</w:t>
      </w:r>
      <w:r w:rsidRPr="006B6DFB">
        <w:rPr>
          <w:rFonts w:ascii="Tahoma" w:hAnsi="Tahoma" w:cs="Tahoma"/>
          <w:sz w:val="21"/>
          <w:szCs w:val="21"/>
        </w:rPr>
        <w:t xml:space="preserve"> </w:t>
      </w:r>
      <w:r w:rsidR="00F14D00" w:rsidRPr="006B6DFB">
        <w:rPr>
          <w:rFonts w:ascii="Tahoma" w:hAnsi="Tahoma" w:cs="Tahoma"/>
          <w:sz w:val="21"/>
          <w:szCs w:val="21"/>
        </w:rPr>
        <w:t>Nenhuma das Partes</w:t>
      </w:r>
      <w:r w:rsidR="0084402B" w:rsidRPr="006B6DFB">
        <w:rPr>
          <w:rFonts w:ascii="Tahoma" w:hAnsi="Tahoma" w:cs="Tahoma"/>
          <w:sz w:val="21"/>
          <w:szCs w:val="21"/>
        </w:rPr>
        <w:t xml:space="preserve"> poderá ceder ou transferir quaisquer direitos e obrigações previstos neste Contrato a terceiros mediante prévio e expresso consentimento da </w:t>
      </w:r>
      <w:r w:rsidR="00F14D00" w:rsidRPr="006B6DFB">
        <w:rPr>
          <w:rFonts w:ascii="Tahoma" w:hAnsi="Tahoma" w:cs="Tahoma"/>
          <w:sz w:val="21"/>
          <w:szCs w:val="21"/>
        </w:rPr>
        <w:t>outra Parte</w:t>
      </w:r>
      <w:r w:rsidR="0084402B" w:rsidRPr="006B6DFB">
        <w:rPr>
          <w:rFonts w:ascii="Tahoma" w:hAnsi="Tahoma" w:cs="Tahoma"/>
          <w:sz w:val="21"/>
          <w:szCs w:val="21"/>
        </w:rPr>
        <w:t>, sob pena de caracterizar descumprimento contratual.</w:t>
      </w:r>
    </w:p>
    <w:p w14:paraId="33672275" w14:textId="36A14D36"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Execução específica.</w:t>
      </w:r>
      <w:r w:rsidRPr="006B6DFB">
        <w:rPr>
          <w:rFonts w:ascii="Tahoma" w:hAnsi="Tahoma" w:cs="Tahoma"/>
          <w:sz w:val="21"/>
          <w:szCs w:val="21"/>
        </w:rPr>
        <w:t xml:space="preserve"> As Partes declaram e garantem, para todas as finalidades da lei, que est</w:t>
      </w:r>
      <w:r w:rsidR="001D2407" w:rsidRPr="006B6DFB">
        <w:rPr>
          <w:rFonts w:ascii="Tahoma" w:hAnsi="Tahoma" w:cs="Tahoma"/>
          <w:sz w:val="21"/>
          <w:szCs w:val="21"/>
        </w:rPr>
        <w:t>e</w:t>
      </w:r>
      <w:r w:rsidRPr="006B6DFB">
        <w:rPr>
          <w:rFonts w:ascii="Tahoma" w:hAnsi="Tahoma" w:cs="Tahoma"/>
          <w:sz w:val="21"/>
          <w:szCs w:val="21"/>
        </w:rPr>
        <w:t xml:space="preserve"> Contrato</w:t>
      </w:r>
      <w:r w:rsidR="001D2407" w:rsidRPr="006B6DFB">
        <w:rPr>
          <w:rFonts w:ascii="Tahoma" w:hAnsi="Tahoma" w:cs="Tahoma"/>
          <w:sz w:val="21"/>
          <w:szCs w:val="21"/>
        </w:rPr>
        <w:t xml:space="preserve"> é</w:t>
      </w:r>
      <w:r w:rsidRPr="006B6DFB">
        <w:rPr>
          <w:rFonts w:ascii="Tahoma" w:hAnsi="Tahoma" w:cs="Tahoma"/>
          <w:sz w:val="21"/>
          <w:szCs w:val="21"/>
        </w:rPr>
        <w:t xml:space="preserve"> títulos executivo extrajudicia</w:t>
      </w:r>
      <w:r w:rsidR="001D2407" w:rsidRPr="006B6DFB">
        <w:rPr>
          <w:rFonts w:ascii="Tahoma" w:hAnsi="Tahoma" w:cs="Tahoma"/>
          <w:sz w:val="21"/>
          <w:szCs w:val="21"/>
        </w:rPr>
        <w:t>l</w:t>
      </w:r>
      <w:r w:rsidRPr="006B6DFB">
        <w:rPr>
          <w:rFonts w:ascii="Tahoma" w:hAnsi="Tahoma" w:cs="Tahoma"/>
          <w:sz w:val="21"/>
          <w:szCs w:val="21"/>
        </w:rPr>
        <w:t>, conforme disposto no artigo 784, III, do Código de Processo Civil.</w:t>
      </w:r>
    </w:p>
    <w:p w14:paraId="16A1B873"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 xml:space="preserve">Melhores esforços e demais garantias. </w:t>
      </w:r>
      <w:r w:rsidRPr="006B6DFB">
        <w:rPr>
          <w:rFonts w:ascii="Tahoma" w:hAnsi="Tahoma" w:cs="Tahoma"/>
          <w:sz w:val="21"/>
          <w:szCs w:val="21"/>
        </w:rPr>
        <w:t xml:space="preserve">Observados os termos e condições aqui contidos, cada uma das Partes se compromete a praticar todos os atos, inclusive a emissão de quaisquer documentos, bem como a tomar todas as medidas necessárias ou convenientes, nos termos das leis aplicáveis, a fim de consumar e conferir eficácia às operações previstas </w:t>
      </w:r>
      <w:r w:rsidR="00836901" w:rsidRPr="006B6DFB">
        <w:rPr>
          <w:rFonts w:ascii="Tahoma" w:hAnsi="Tahoma" w:cs="Tahoma"/>
          <w:sz w:val="21"/>
          <w:szCs w:val="21"/>
        </w:rPr>
        <w:t>neste</w:t>
      </w:r>
      <w:r w:rsidRPr="006B6DFB">
        <w:rPr>
          <w:rFonts w:ascii="Tahoma" w:hAnsi="Tahoma" w:cs="Tahoma"/>
          <w:sz w:val="21"/>
          <w:szCs w:val="21"/>
        </w:rPr>
        <w:t xml:space="preserve"> Contrato.</w:t>
      </w:r>
    </w:p>
    <w:p w14:paraId="552DD45D"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Vínculo.</w:t>
      </w:r>
      <w:r w:rsidRPr="006B6DFB">
        <w:rPr>
          <w:rFonts w:ascii="Tahoma" w:hAnsi="Tahoma" w:cs="Tahoma"/>
          <w:sz w:val="21"/>
          <w:szCs w:val="21"/>
        </w:rPr>
        <w:t xml:space="preserve"> </w:t>
      </w:r>
      <w:r w:rsidR="00836901" w:rsidRPr="006B6DFB">
        <w:rPr>
          <w:rFonts w:ascii="Tahoma" w:hAnsi="Tahoma" w:cs="Tahoma"/>
          <w:sz w:val="21"/>
          <w:szCs w:val="21"/>
        </w:rPr>
        <w:t>Este</w:t>
      </w:r>
      <w:r w:rsidRPr="006B6DFB">
        <w:rPr>
          <w:rFonts w:ascii="Tahoma" w:hAnsi="Tahoma" w:cs="Tahoma"/>
          <w:sz w:val="21"/>
          <w:szCs w:val="21"/>
        </w:rPr>
        <w:t xml:space="preserve"> Contrato não implica o estabelecimento de sucessão ou qualquer relação societária ou empregatícia entre as Partes, permanecendo cada uma delas integralmente responsável por toda e qualquer obrigação de natureza trabalhista, previdenciária, comercial, tributária ou fiscal decorrentes de suas respectivas atividades, anteriores ou posteriores à data da celebração deste instrumento.</w:t>
      </w:r>
    </w:p>
    <w:p w14:paraId="5A38E3A7"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Representação.</w:t>
      </w:r>
      <w:r w:rsidRPr="006B6DFB">
        <w:rPr>
          <w:rFonts w:ascii="Tahoma" w:hAnsi="Tahoma" w:cs="Tahoma"/>
          <w:sz w:val="21"/>
          <w:szCs w:val="21"/>
        </w:rPr>
        <w:t xml:space="preserve"> As Partes declaram expressamente que foram assessoradas por advogados e/ou outros profissionais qualificados, que puderam opinar em relação às cláusulas do Contrato, e que os assinam de sua livre e espontânea vontade, livres de qualquer coerção, erro ou vício, de maneira que os seus termos, tanto comerciais quanto jurídicos, livremente negociados, são válidos e configuram negócio jurídico entre as Partes.</w:t>
      </w:r>
    </w:p>
    <w:p w14:paraId="53825EC6" w14:textId="77777777" w:rsidR="008A1BCB" w:rsidRPr="006B6DFB" w:rsidRDefault="008A1BCB"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Casos Omissos</w:t>
      </w:r>
      <w:r w:rsidR="00836901" w:rsidRPr="006B6DFB">
        <w:rPr>
          <w:rFonts w:ascii="Tahoma" w:hAnsi="Tahoma" w:cs="Tahoma"/>
          <w:b/>
          <w:bCs/>
          <w:sz w:val="21"/>
          <w:szCs w:val="21"/>
        </w:rPr>
        <w:t>.</w:t>
      </w:r>
      <w:r w:rsidRPr="006B6DFB">
        <w:rPr>
          <w:rFonts w:ascii="Tahoma" w:hAnsi="Tahoma" w:cs="Tahoma"/>
          <w:sz w:val="21"/>
          <w:szCs w:val="21"/>
        </w:rPr>
        <w:t xml:space="preserve"> Os casos omissos decorrentes da execução do Contrato deverão ser resolvidos de boa-fé e comum acordo entre as </w:t>
      </w:r>
      <w:r w:rsidR="00836901" w:rsidRPr="006B6DFB">
        <w:rPr>
          <w:rFonts w:ascii="Tahoma" w:hAnsi="Tahoma" w:cs="Tahoma"/>
          <w:sz w:val="21"/>
          <w:szCs w:val="21"/>
        </w:rPr>
        <w:t>P</w:t>
      </w:r>
      <w:r w:rsidRPr="006B6DFB">
        <w:rPr>
          <w:rFonts w:ascii="Tahoma" w:hAnsi="Tahoma" w:cs="Tahoma"/>
          <w:sz w:val="21"/>
          <w:szCs w:val="21"/>
        </w:rPr>
        <w:t>artes, mediante assinatura do respectivo termo de aditamento.</w:t>
      </w:r>
    </w:p>
    <w:p w14:paraId="4B7ABB5A" w14:textId="77777777" w:rsidR="00836901" w:rsidRPr="006B6DFB" w:rsidRDefault="00836901"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Tratamento e Proteção de Dados (“LGPD”).</w:t>
      </w:r>
      <w:r w:rsidRPr="006B6DFB">
        <w:rPr>
          <w:rFonts w:ascii="Tahoma" w:hAnsi="Tahoma" w:cs="Tahoma"/>
          <w:sz w:val="21"/>
          <w:szCs w:val="21"/>
        </w:rPr>
        <w:t xml:space="preserve"> As Partes se comprometem a tratar os dados pessoais envolvidos na confecção e necessários à execução do presente Contrato, única e exclusivamente para cumprir com a finalidade a que se destinam e em respeito a toda a legislação aplicável sobre segurança da informação, privacidade e proteção de dados, inclusive, mas não se limitando à Lei Geral de Proteção de Dados (Lei Federal n. 13.709/2018), sob pena de incidência de multa por descumprimento contratual, sem prejuízo de perdas e danos.</w:t>
      </w:r>
    </w:p>
    <w:p w14:paraId="78D3560D" w14:textId="50D8A320" w:rsidR="00F14D00" w:rsidRPr="006B6DFB" w:rsidRDefault="00135DFF" w:rsidP="0055369D">
      <w:pPr>
        <w:pStyle w:val="SemEspaamento"/>
        <w:numPr>
          <w:ilvl w:val="1"/>
          <w:numId w:val="37"/>
        </w:numPr>
        <w:tabs>
          <w:tab w:val="left" w:pos="709"/>
        </w:tabs>
        <w:spacing w:after="120" w:line="276" w:lineRule="auto"/>
        <w:ind w:left="0" w:firstLine="0"/>
        <w:jc w:val="both"/>
        <w:rPr>
          <w:rFonts w:ascii="Tahoma" w:hAnsi="Tahoma" w:cs="Tahoma"/>
          <w:bCs/>
          <w:sz w:val="21"/>
          <w:szCs w:val="21"/>
        </w:rPr>
      </w:pPr>
      <w:r w:rsidRPr="006B6DFB">
        <w:rPr>
          <w:rFonts w:ascii="Tahoma" w:hAnsi="Tahoma" w:cs="Tahoma"/>
          <w:b/>
          <w:bCs/>
          <w:sz w:val="21"/>
          <w:szCs w:val="21"/>
        </w:rPr>
        <w:t xml:space="preserve">Compromisso de Conduta: </w:t>
      </w:r>
      <w:r w:rsidRPr="006B6DFB">
        <w:rPr>
          <w:rFonts w:ascii="Tahoma" w:hAnsi="Tahoma" w:cs="Tahoma"/>
          <w:bCs/>
          <w:sz w:val="21"/>
          <w:szCs w:val="21"/>
        </w:rPr>
        <w:t>As Partes, por este instrumento, declaram conhecer e comprometem-se a observar e cumprir, onde quer que seja e perante qualquer pessoa, jurídica e/ou natural, órgão, entidade ou terceiros, em que se apresente em nome e/ou no interesse de qualquer uma das Partes, as normas de prevenção à corrupção previstas na legislação brasileira, dentre elas o Código Penal Brasileiro, a Lei de Improbidade Administrativa (Lei nº 8.429/1992) e a Lei nº 12.846/2013 (“Lei Anticorrupção”), além das normas de conduta profissional abaixo definidas, que visam a garantir que as Partes conduzam seus negócios com ética e dentro da legalidade.</w:t>
      </w:r>
    </w:p>
    <w:p w14:paraId="136D3CCA" w14:textId="768FDC6D" w:rsidR="0088393E" w:rsidRPr="006B6DFB" w:rsidRDefault="00836901" w:rsidP="0055369D">
      <w:pPr>
        <w:pStyle w:val="SemEspaamento"/>
        <w:numPr>
          <w:ilvl w:val="1"/>
          <w:numId w:val="37"/>
        </w:numPr>
        <w:tabs>
          <w:tab w:val="left" w:pos="709"/>
        </w:tabs>
        <w:spacing w:after="120" w:line="276" w:lineRule="auto"/>
        <w:ind w:left="0" w:firstLine="0"/>
        <w:jc w:val="both"/>
        <w:rPr>
          <w:rFonts w:ascii="Tahoma" w:hAnsi="Tahoma" w:cs="Tahoma"/>
          <w:sz w:val="21"/>
          <w:szCs w:val="21"/>
        </w:rPr>
      </w:pPr>
      <w:r w:rsidRPr="006B6DFB">
        <w:rPr>
          <w:rFonts w:ascii="Tahoma" w:hAnsi="Tahoma" w:cs="Tahoma"/>
          <w:b/>
          <w:bCs/>
          <w:sz w:val="21"/>
          <w:szCs w:val="21"/>
        </w:rPr>
        <w:t>Formalização Eletrônica e Digital.</w:t>
      </w:r>
      <w:r w:rsidRPr="006B6DFB">
        <w:rPr>
          <w:rFonts w:ascii="Tahoma" w:hAnsi="Tahoma" w:cs="Tahoma"/>
          <w:sz w:val="21"/>
          <w:szCs w:val="21"/>
        </w:rPr>
        <w:t xml:space="preserve"> </w:t>
      </w:r>
      <w:r w:rsidR="0088393E" w:rsidRPr="006B6DFB">
        <w:rPr>
          <w:rFonts w:ascii="Tahoma" w:hAnsi="Tahoma" w:cs="Tahoma"/>
          <w:sz w:val="21"/>
          <w:szCs w:val="21"/>
        </w:rPr>
        <w:t xml:space="preserve">As Partes reconhecem que este instrumento pode, a critério das Partes, ser assinado de forma digital e eletrônica nos termos da legislação vigente (em especial do Art. 10, §2 da Medida Provisória nº 2.200-2/2001), e, reconhecem que, inclusive quando assinado neste formato, este instrumento é válido, autêntico, legítimo e eficaz para todos os fins de direito, inclusive no que se refere à sua constituição como título executivo extrajudicial, nos termos do §4º, do artigo 784, do Código de Processo Civil.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 (por exemplo: desembolso, incidência de juros, vigência, contabilização etc.).  </w:t>
      </w:r>
    </w:p>
    <w:p w14:paraId="3BDFE854" w14:textId="77777777" w:rsidR="0088393E" w:rsidRPr="006B6DFB" w:rsidRDefault="0088393E" w:rsidP="00C47103">
      <w:pPr>
        <w:pStyle w:val="SemEspaamento"/>
        <w:tabs>
          <w:tab w:val="left" w:pos="709"/>
        </w:tabs>
        <w:spacing w:after="120" w:line="276" w:lineRule="auto"/>
        <w:jc w:val="both"/>
        <w:rPr>
          <w:rFonts w:ascii="Tahoma" w:hAnsi="Tahoma" w:cs="Tahoma"/>
          <w:b/>
          <w:bCs/>
          <w:sz w:val="21"/>
          <w:szCs w:val="21"/>
        </w:rPr>
      </w:pPr>
    </w:p>
    <w:p w14:paraId="0284F4C0" w14:textId="1FCD0034" w:rsidR="006F6078" w:rsidRPr="006B6DFB" w:rsidRDefault="00E93ED8" w:rsidP="00135DFF">
      <w:pPr>
        <w:pStyle w:val="SemEspaamento"/>
        <w:tabs>
          <w:tab w:val="left" w:pos="709"/>
        </w:tabs>
        <w:spacing w:after="120" w:line="276" w:lineRule="auto"/>
        <w:jc w:val="both"/>
        <w:rPr>
          <w:rFonts w:ascii="Tahoma" w:hAnsi="Tahoma" w:cs="Tahoma"/>
          <w:b/>
          <w:bCs/>
          <w:sz w:val="21"/>
          <w:szCs w:val="21"/>
        </w:rPr>
      </w:pPr>
      <w:r w:rsidRPr="006B6DFB">
        <w:rPr>
          <w:rFonts w:ascii="Tahoma" w:hAnsi="Tahoma" w:cs="Tahoma"/>
          <w:b/>
          <w:bCs/>
          <w:sz w:val="21"/>
          <w:szCs w:val="21"/>
        </w:rPr>
        <w:t xml:space="preserve">CLÁUSULA </w:t>
      </w:r>
      <w:r w:rsidR="00135DFF" w:rsidRPr="006B6DFB">
        <w:rPr>
          <w:rFonts w:ascii="Tahoma" w:hAnsi="Tahoma" w:cs="Tahoma"/>
          <w:b/>
          <w:bCs/>
          <w:sz w:val="21"/>
          <w:szCs w:val="21"/>
        </w:rPr>
        <w:t>QUARTA</w:t>
      </w:r>
      <w:r w:rsidRPr="006B6DFB">
        <w:rPr>
          <w:rFonts w:ascii="Tahoma" w:hAnsi="Tahoma" w:cs="Tahoma"/>
          <w:b/>
          <w:bCs/>
          <w:sz w:val="21"/>
          <w:szCs w:val="21"/>
        </w:rPr>
        <w:t xml:space="preserve"> – </w:t>
      </w:r>
      <w:r w:rsidR="006F6078" w:rsidRPr="006B6DFB">
        <w:rPr>
          <w:rFonts w:ascii="Tahoma" w:hAnsi="Tahoma" w:cs="Tahoma"/>
          <w:b/>
          <w:bCs/>
          <w:sz w:val="21"/>
          <w:szCs w:val="21"/>
        </w:rPr>
        <w:t xml:space="preserve">SOLUÇÃO DE CONTROVÉRSIAS E </w:t>
      </w:r>
      <w:r w:rsidRPr="006B6DFB">
        <w:rPr>
          <w:rFonts w:ascii="Tahoma" w:hAnsi="Tahoma" w:cs="Tahoma"/>
          <w:b/>
          <w:bCs/>
          <w:sz w:val="21"/>
          <w:szCs w:val="21"/>
        </w:rPr>
        <w:t>FORO</w:t>
      </w:r>
      <w:r w:rsidR="00135DFF" w:rsidRPr="006B6DFB">
        <w:rPr>
          <w:rFonts w:ascii="Tahoma" w:hAnsi="Tahoma" w:cs="Tahoma"/>
          <w:b/>
          <w:bCs/>
          <w:sz w:val="21"/>
          <w:szCs w:val="21"/>
        </w:rPr>
        <w:t xml:space="preserve">: </w:t>
      </w:r>
      <w:r w:rsidR="006F6078" w:rsidRPr="006B6DFB">
        <w:rPr>
          <w:rFonts w:ascii="Tahoma" w:hAnsi="Tahoma" w:cs="Tahoma"/>
          <w:sz w:val="21"/>
          <w:szCs w:val="21"/>
        </w:rPr>
        <w:t xml:space="preserve">Qualquer disputa ou controvérsia referente à interpretação deste </w:t>
      </w:r>
      <w:r w:rsidR="00DA0F78" w:rsidRPr="006B6DFB">
        <w:rPr>
          <w:rFonts w:ascii="Tahoma" w:hAnsi="Tahoma" w:cs="Tahoma"/>
          <w:sz w:val="21"/>
          <w:szCs w:val="21"/>
        </w:rPr>
        <w:t>Contrato</w:t>
      </w:r>
      <w:r w:rsidR="006F6078" w:rsidRPr="006B6DFB">
        <w:rPr>
          <w:rFonts w:ascii="Tahoma" w:hAnsi="Tahoma" w:cs="Tahoma"/>
          <w:sz w:val="21"/>
          <w:szCs w:val="21"/>
        </w:rPr>
        <w:t>, ou ao seu cumprimento, será resolvida de maneira amigável pelas Partes. As Partes se comprometem a adotar o princípio da boa-fé e a usar seus melhores esforços em busca de soluções amigáveis como resolução definitiva de qualquer alegação, controvérsia ou disputa relacionada a este instrumento.</w:t>
      </w:r>
    </w:p>
    <w:p w14:paraId="28382EB2" w14:textId="4BCAE05C" w:rsidR="006F6078" w:rsidRPr="006B6DFB" w:rsidRDefault="006F6078" w:rsidP="00135DFF">
      <w:pPr>
        <w:pStyle w:val="SemEspaamento"/>
        <w:numPr>
          <w:ilvl w:val="1"/>
          <w:numId w:val="39"/>
        </w:numPr>
        <w:tabs>
          <w:tab w:val="left" w:pos="567"/>
        </w:tabs>
        <w:spacing w:after="120" w:line="276" w:lineRule="auto"/>
        <w:ind w:left="0" w:firstLine="0"/>
        <w:jc w:val="both"/>
        <w:rPr>
          <w:rFonts w:ascii="Tahoma" w:hAnsi="Tahoma" w:cs="Tahoma"/>
          <w:bCs/>
          <w:sz w:val="21"/>
          <w:szCs w:val="21"/>
        </w:rPr>
      </w:pPr>
      <w:r w:rsidRPr="006B6DFB">
        <w:rPr>
          <w:rFonts w:ascii="Tahoma" w:hAnsi="Tahoma" w:cs="Tahoma"/>
          <w:sz w:val="21"/>
          <w:szCs w:val="21"/>
        </w:rPr>
        <w:t xml:space="preserve">Se as Partes não forem capazes de chegar a um acordo mútuo para a solução de controvérsias decorrentes deste Termo de Encerramento, as Partes elegem o foro de </w:t>
      </w:r>
      <w:r w:rsidR="00135DFF" w:rsidRPr="006B6DFB">
        <w:rPr>
          <w:rFonts w:ascii="Tahoma" w:hAnsi="Tahoma" w:cs="Tahoma"/>
          <w:sz w:val="21"/>
          <w:szCs w:val="21"/>
        </w:rPr>
        <w:t>Mogi das Cruzes/SP</w:t>
      </w:r>
      <w:r w:rsidRPr="006B6DFB">
        <w:rPr>
          <w:rFonts w:ascii="Tahoma" w:hAnsi="Tahoma" w:cs="Tahoma"/>
          <w:sz w:val="21"/>
          <w:szCs w:val="21"/>
        </w:rPr>
        <w:t xml:space="preserve"> para dirimir qualquer controvérsia decorrente do presente encerramento, renunciando-se a qualquer outro por mais privilegiado que seja.</w:t>
      </w:r>
    </w:p>
    <w:p w14:paraId="7092FE9C" w14:textId="77777777" w:rsidR="00E93ED8" w:rsidRPr="006B6DFB" w:rsidRDefault="00E93ED8" w:rsidP="00C47103">
      <w:pPr>
        <w:pStyle w:val="SemEspaamento"/>
        <w:spacing w:after="120" w:line="276" w:lineRule="auto"/>
        <w:jc w:val="both"/>
        <w:rPr>
          <w:rFonts w:ascii="Tahoma" w:hAnsi="Tahoma" w:cs="Tahoma"/>
          <w:sz w:val="21"/>
          <w:szCs w:val="21"/>
        </w:rPr>
      </w:pPr>
      <w:bookmarkStart w:id="9" w:name="_Hlk118109709"/>
      <w:r w:rsidRPr="006B6DFB">
        <w:rPr>
          <w:rFonts w:ascii="Tahoma" w:hAnsi="Tahoma" w:cs="Tahoma"/>
          <w:sz w:val="21"/>
          <w:szCs w:val="21"/>
        </w:rPr>
        <w:t xml:space="preserve">E, por estarem assim justas e contratadas, as Partes firmam o presente Contrato, </w:t>
      </w:r>
      <w:r w:rsidRPr="006B6DFB">
        <w:rPr>
          <w:rFonts w:ascii="Tahoma" w:hAnsi="Tahoma" w:cs="Tahoma"/>
          <w:b/>
          <w:bCs/>
          <w:sz w:val="21"/>
          <w:szCs w:val="21"/>
        </w:rPr>
        <w:t xml:space="preserve">(i) </w:t>
      </w:r>
      <w:r w:rsidRPr="006B6DFB">
        <w:rPr>
          <w:rFonts w:ascii="Tahoma" w:hAnsi="Tahoma" w:cs="Tahoma"/>
          <w:sz w:val="21"/>
          <w:szCs w:val="21"/>
        </w:rPr>
        <w:t xml:space="preserve">em caso de assinatura física, em 02 (duas) vias de igual teor e forma, e, </w:t>
      </w:r>
      <w:r w:rsidRPr="006B6DFB">
        <w:rPr>
          <w:rFonts w:ascii="Tahoma" w:hAnsi="Tahoma" w:cs="Tahoma"/>
          <w:b/>
          <w:bCs/>
          <w:sz w:val="21"/>
          <w:szCs w:val="21"/>
        </w:rPr>
        <w:t xml:space="preserve">(ii) </w:t>
      </w:r>
      <w:r w:rsidRPr="006B6DFB">
        <w:rPr>
          <w:rFonts w:ascii="Tahoma" w:hAnsi="Tahoma" w:cs="Tahoma"/>
          <w:sz w:val="21"/>
          <w:szCs w:val="21"/>
        </w:rPr>
        <w:t>em caso de assinatura em formato eletrônico, em via única digital, sendo em qualquer dos casos sempre juntamente com as testemunhas abaixo indicadas.</w:t>
      </w:r>
    </w:p>
    <w:bookmarkEnd w:id="9"/>
    <w:p w14:paraId="523E8FA5" w14:textId="77777777" w:rsidR="00F84697" w:rsidRPr="006B6DFB" w:rsidRDefault="00F84697" w:rsidP="004A1C78">
      <w:pPr>
        <w:pStyle w:val="SemEspaamento"/>
        <w:spacing w:after="120" w:line="276" w:lineRule="auto"/>
        <w:jc w:val="both"/>
        <w:rPr>
          <w:rFonts w:ascii="Tahoma" w:hAnsi="Tahoma" w:cs="Tahoma"/>
          <w:sz w:val="21"/>
          <w:szCs w:val="21"/>
        </w:rPr>
      </w:pPr>
    </w:p>
    <w:p w14:paraId="45199936" w14:textId="61E69EBF" w:rsidR="00E93ED8" w:rsidRPr="006B6DFB" w:rsidRDefault="00135DFF" w:rsidP="004A1C78">
      <w:pPr>
        <w:pStyle w:val="SemEspaamento"/>
        <w:spacing w:after="120" w:line="276" w:lineRule="auto"/>
        <w:jc w:val="both"/>
        <w:rPr>
          <w:rFonts w:ascii="Tahoma" w:hAnsi="Tahoma" w:cs="Tahoma"/>
          <w:sz w:val="21"/>
          <w:szCs w:val="21"/>
        </w:rPr>
      </w:pPr>
      <w:r w:rsidRPr="006B6DFB">
        <w:rPr>
          <w:rFonts w:ascii="Tahoma" w:hAnsi="Tahoma" w:cs="Tahoma"/>
          <w:sz w:val="21"/>
          <w:szCs w:val="21"/>
        </w:rPr>
        <w:t>Mogi das Cruzes</w:t>
      </w:r>
      <w:r w:rsidR="00E93ED8" w:rsidRPr="006B6DFB">
        <w:rPr>
          <w:rFonts w:ascii="Tahoma" w:hAnsi="Tahoma" w:cs="Tahoma"/>
          <w:sz w:val="21"/>
          <w:szCs w:val="21"/>
        </w:rPr>
        <w:t xml:space="preserve"> (</w:t>
      </w:r>
      <w:r w:rsidRPr="006B6DFB">
        <w:rPr>
          <w:rFonts w:ascii="Tahoma" w:hAnsi="Tahoma" w:cs="Tahoma"/>
          <w:sz w:val="21"/>
          <w:szCs w:val="21"/>
        </w:rPr>
        <w:t>SP</w:t>
      </w:r>
      <w:r w:rsidR="00E93ED8" w:rsidRPr="006B6DFB">
        <w:rPr>
          <w:rFonts w:ascii="Tahoma" w:hAnsi="Tahoma" w:cs="Tahoma"/>
          <w:sz w:val="21"/>
          <w:szCs w:val="21"/>
        </w:rPr>
        <w:t xml:space="preserve">), </w:t>
      </w:r>
      <w:r w:rsidR="00487260" w:rsidRPr="006B6DFB">
        <w:rPr>
          <w:rFonts w:ascii="Tahoma" w:hAnsi="Tahoma" w:cs="Tahoma"/>
          <w:sz w:val="21"/>
          <w:szCs w:val="21"/>
          <w:highlight w:val="green"/>
        </w:rPr>
        <w:t>[dia]</w:t>
      </w:r>
      <w:r w:rsidR="00E93ED8" w:rsidRPr="006B6DFB">
        <w:rPr>
          <w:rFonts w:ascii="Tahoma" w:hAnsi="Tahoma" w:cs="Tahoma"/>
          <w:sz w:val="21"/>
          <w:szCs w:val="21"/>
        </w:rPr>
        <w:t xml:space="preserve"> do </w:t>
      </w:r>
      <w:r w:rsidR="00487260" w:rsidRPr="006B6DFB">
        <w:rPr>
          <w:rFonts w:ascii="Tahoma" w:hAnsi="Tahoma" w:cs="Tahoma"/>
          <w:sz w:val="21"/>
          <w:szCs w:val="21"/>
          <w:highlight w:val="green"/>
        </w:rPr>
        <w:t>[mês]</w:t>
      </w:r>
      <w:r w:rsidR="00E93ED8" w:rsidRPr="006B6DFB">
        <w:rPr>
          <w:rFonts w:ascii="Tahoma" w:hAnsi="Tahoma" w:cs="Tahoma"/>
          <w:sz w:val="21"/>
          <w:szCs w:val="21"/>
        </w:rPr>
        <w:t xml:space="preserve"> de </w:t>
      </w:r>
      <w:r w:rsidR="00487260" w:rsidRPr="006B6DFB">
        <w:rPr>
          <w:rFonts w:ascii="Tahoma" w:hAnsi="Tahoma" w:cs="Tahoma"/>
          <w:sz w:val="21"/>
          <w:szCs w:val="21"/>
          <w:highlight w:val="green"/>
        </w:rPr>
        <w:t>[ano]</w:t>
      </w:r>
      <w:r w:rsidR="00E93ED8" w:rsidRPr="006B6DFB">
        <w:rPr>
          <w:rFonts w:ascii="Tahoma" w:hAnsi="Tahoma" w:cs="Tahoma"/>
          <w:sz w:val="21"/>
          <w:szCs w:val="21"/>
        </w:rPr>
        <w:t>.</w:t>
      </w:r>
    </w:p>
    <w:p w14:paraId="02179885" w14:textId="77777777" w:rsidR="00F84697" w:rsidRPr="006B6DFB" w:rsidRDefault="00F84697" w:rsidP="003674B9">
      <w:pPr>
        <w:spacing w:line="276" w:lineRule="auto"/>
        <w:jc w:val="both"/>
        <w:rPr>
          <w:rFonts w:ascii="Tahoma" w:hAnsi="Tahoma" w:cs="Tahoma"/>
          <w:sz w:val="21"/>
          <w:szCs w:val="21"/>
          <w:lang w:val="pt-BR"/>
        </w:rPr>
      </w:pPr>
    </w:p>
    <w:p w14:paraId="5E42C902" w14:textId="77777777" w:rsidR="00C17C98" w:rsidRPr="006B6DFB" w:rsidRDefault="00C17C98" w:rsidP="003674B9">
      <w:pPr>
        <w:spacing w:line="276" w:lineRule="auto"/>
        <w:jc w:val="both"/>
        <w:rPr>
          <w:rFonts w:ascii="Tahoma" w:hAnsi="Tahoma" w:cs="Tahoma"/>
          <w:sz w:val="21"/>
          <w:szCs w:val="21"/>
          <w:lang w:val="pt-BR"/>
        </w:rPr>
      </w:pPr>
    </w:p>
    <w:p w14:paraId="43262F64" w14:textId="643AF900" w:rsidR="00E93ED8" w:rsidRPr="006B6DFB" w:rsidRDefault="00E93ED8" w:rsidP="003674B9">
      <w:pPr>
        <w:spacing w:line="276" w:lineRule="auto"/>
        <w:jc w:val="both"/>
        <w:rPr>
          <w:rFonts w:ascii="Tahoma" w:hAnsi="Tahoma" w:cs="Tahoma"/>
          <w:sz w:val="21"/>
          <w:szCs w:val="21"/>
          <w:lang w:val="pt-BR"/>
        </w:rPr>
      </w:pPr>
      <w:r w:rsidRPr="006B6DFB">
        <w:rPr>
          <w:rFonts w:ascii="Tahoma" w:hAnsi="Tahoma" w:cs="Tahoma"/>
          <w:sz w:val="21"/>
          <w:szCs w:val="21"/>
          <w:lang w:val="pt-BR"/>
        </w:rPr>
        <w:t>____________________________________</w:t>
      </w:r>
      <w:r w:rsidR="00A72E95" w:rsidRPr="006B6DFB">
        <w:rPr>
          <w:rFonts w:ascii="Tahoma" w:hAnsi="Tahoma" w:cs="Tahoma"/>
          <w:sz w:val="21"/>
          <w:szCs w:val="21"/>
          <w:lang w:val="pt-BR"/>
        </w:rPr>
        <w:t>_______________</w:t>
      </w:r>
      <w:r w:rsidRPr="006B6DFB">
        <w:rPr>
          <w:rFonts w:ascii="Tahoma" w:hAnsi="Tahoma" w:cs="Tahoma"/>
          <w:sz w:val="21"/>
          <w:szCs w:val="21"/>
          <w:lang w:val="pt-BR"/>
        </w:rPr>
        <w:t xml:space="preserve">_____ </w:t>
      </w:r>
      <w:r w:rsidRPr="006B6DFB">
        <w:rPr>
          <w:rFonts w:ascii="Tahoma" w:hAnsi="Tahoma" w:cs="Tahoma"/>
          <w:sz w:val="21"/>
          <w:szCs w:val="21"/>
          <w:lang w:val="pt-BR"/>
        </w:rPr>
        <w:tab/>
      </w:r>
    </w:p>
    <w:p w14:paraId="0E9F5F72" w14:textId="7B69D9B6" w:rsidR="00E93ED8" w:rsidRPr="006B6DFB" w:rsidRDefault="00487260" w:rsidP="003674B9">
      <w:pPr>
        <w:spacing w:line="276" w:lineRule="auto"/>
        <w:jc w:val="both"/>
        <w:rPr>
          <w:rFonts w:ascii="Tahoma" w:hAnsi="Tahoma" w:cs="Tahoma"/>
          <w:sz w:val="21"/>
          <w:szCs w:val="21"/>
          <w:lang w:val="pt-BR"/>
        </w:rPr>
      </w:pPr>
      <w:r w:rsidRPr="006B6DFB">
        <w:rPr>
          <w:rFonts w:ascii="Tahoma" w:hAnsi="Tahoma" w:cs="Tahoma"/>
          <w:b/>
          <w:bCs/>
          <w:sz w:val="21"/>
          <w:szCs w:val="21"/>
          <w:lang w:val="pt-BR"/>
        </w:rPr>
        <w:t>ARXX BUILDING PRODUCTS INDUSTRIA, COMERCIO, IMPORTACAO E EXPORTACAO DE ARTEFATOS PARA CONSTRUCAO CIVIL S/A</w:t>
      </w:r>
    </w:p>
    <w:p w14:paraId="418BBA1F" w14:textId="77777777" w:rsidR="00A72E95" w:rsidRPr="006B6DFB" w:rsidRDefault="00A72E95" w:rsidP="003674B9">
      <w:pPr>
        <w:spacing w:line="276" w:lineRule="auto"/>
        <w:jc w:val="both"/>
        <w:rPr>
          <w:rFonts w:ascii="Tahoma" w:hAnsi="Tahoma" w:cs="Tahoma"/>
          <w:sz w:val="21"/>
          <w:szCs w:val="21"/>
          <w:lang w:val="pt-BR"/>
        </w:rPr>
      </w:pPr>
    </w:p>
    <w:p w14:paraId="325A9E8B" w14:textId="77777777" w:rsidR="00A72E95" w:rsidRPr="006B6DFB" w:rsidRDefault="00A72E95" w:rsidP="00A72E95">
      <w:pPr>
        <w:pStyle w:val="SemEspaamento"/>
        <w:spacing w:after="120" w:line="276" w:lineRule="auto"/>
        <w:jc w:val="both"/>
        <w:rPr>
          <w:rFonts w:ascii="Tahoma" w:hAnsi="Tahoma" w:cs="Tahoma"/>
          <w:sz w:val="21"/>
          <w:szCs w:val="21"/>
        </w:rPr>
      </w:pPr>
      <w:r w:rsidRPr="006B6DFB">
        <w:rPr>
          <w:rFonts w:ascii="Tahoma" w:hAnsi="Tahoma" w:cs="Tahoma"/>
          <w:sz w:val="21"/>
          <w:szCs w:val="21"/>
        </w:rPr>
        <w:t xml:space="preserve">________________________________________________________ </w:t>
      </w:r>
    </w:p>
    <w:p w14:paraId="43CA5471" w14:textId="2DBA6017" w:rsidR="00135DFF" w:rsidRPr="00962901" w:rsidRDefault="00962901" w:rsidP="003674B9">
      <w:pPr>
        <w:spacing w:line="276" w:lineRule="auto"/>
        <w:jc w:val="both"/>
        <w:rPr>
          <w:rFonts w:ascii="Tahoma" w:hAnsi="Tahoma" w:cs="Tahoma"/>
          <w:b/>
          <w:bCs/>
          <w:sz w:val="21"/>
          <w:szCs w:val="21"/>
          <w:lang w:val="pt-BR"/>
        </w:rPr>
      </w:pPr>
      <w:r w:rsidRPr="00962901">
        <w:rPr>
          <w:rFonts w:ascii="Tahoma" w:hAnsi="Tahoma" w:cs="Tahoma"/>
          <w:b/>
          <w:bCs/>
          <w:sz w:val="21"/>
          <w:szCs w:val="21"/>
          <w:lang w:val="pt-BR"/>
        </w:rPr>
        <w:t>PENHA EMPREENDIMENTOS IMOBILIÁRIOS SPE LTDA.</w:t>
      </w:r>
    </w:p>
    <w:p w14:paraId="2035D481" w14:textId="77777777" w:rsidR="00135DFF" w:rsidRPr="006B6DFB" w:rsidRDefault="00135DFF" w:rsidP="00135DFF">
      <w:pPr>
        <w:pStyle w:val="SemEspaamento"/>
        <w:spacing w:after="120" w:line="276" w:lineRule="auto"/>
        <w:jc w:val="both"/>
        <w:rPr>
          <w:rFonts w:ascii="Tahoma" w:hAnsi="Tahoma" w:cs="Tahoma"/>
          <w:sz w:val="21"/>
          <w:szCs w:val="21"/>
        </w:rPr>
      </w:pPr>
    </w:p>
    <w:p w14:paraId="5BFC71F5" w14:textId="0BC503F7" w:rsidR="00135DFF" w:rsidRPr="006B6DFB" w:rsidRDefault="00135DFF" w:rsidP="00135DFF">
      <w:pPr>
        <w:pStyle w:val="SemEspaamento"/>
        <w:spacing w:after="120" w:line="276" w:lineRule="auto"/>
        <w:jc w:val="both"/>
        <w:rPr>
          <w:rFonts w:ascii="Tahoma" w:hAnsi="Tahoma" w:cs="Tahoma"/>
          <w:sz w:val="21"/>
          <w:szCs w:val="21"/>
        </w:rPr>
      </w:pPr>
      <w:r w:rsidRPr="006B6DFB">
        <w:rPr>
          <w:rFonts w:ascii="Tahoma" w:hAnsi="Tahoma" w:cs="Tahoma"/>
          <w:sz w:val="21"/>
          <w:szCs w:val="21"/>
        </w:rPr>
        <w:t xml:space="preserve">________________________________________________________ </w:t>
      </w:r>
    </w:p>
    <w:p w14:paraId="09855AE3" w14:textId="310B0B66" w:rsidR="00135DFF" w:rsidRPr="00962901" w:rsidRDefault="00962901" w:rsidP="003674B9">
      <w:pPr>
        <w:spacing w:line="276" w:lineRule="auto"/>
        <w:jc w:val="both"/>
        <w:rPr>
          <w:rFonts w:ascii="Tahoma" w:hAnsi="Tahoma" w:cs="Tahoma"/>
          <w:b/>
          <w:bCs/>
          <w:sz w:val="21"/>
          <w:szCs w:val="21"/>
          <w:lang w:val="pt-BR"/>
        </w:rPr>
      </w:pPr>
      <w:r w:rsidRPr="00962901">
        <w:rPr>
          <w:rFonts w:ascii="Tahoma" w:hAnsi="Tahoma" w:cs="Tahoma"/>
          <w:b/>
          <w:bCs/>
          <w:sz w:val="21"/>
          <w:szCs w:val="21"/>
          <w:lang w:val="pt-BR"/>
        </w:rPr>
        <w:t>MENDES CARVALHO EMPREENDIMENTOES E CONSTRUÇÕES LTDA.</w:t>
      </w:r>
    </w:p>
    <w:p w14:paraId="27C14ACB" w14:textId="77777777" w:rsidR="00135DFF" w:rsidRPr="006B6DFB" w:rsidRDefault="00135DFF" w:rsidP="003674B9">
      <w:pPr>
        <w:spacing w:line="276" w:lineRule="auto"/>
        <w:jc w:val="both"/>
        <w:rPr>
          <w:rFonts w:ascii="Tahoma" w:hAnsi="Tahoma" w:cs="Tahoma"/>
          <w:b/>
          <w:bCs/>
          <w:sz w:val="21"/>
          <w:szCs w:val="21"/>
          <w:lang w:val="pt-BR"/>
        </w:rPr>
      </w:pPr>
    </w:p>
    <w:p w14:paraId="7DE52F61" w14:textId="77777777" w:rsidR="00962901" w:rsidRDefault="00962901" w:rsidP="003674B9">
      <w:pPr>
        <w:spacing w:line="276" w:lineRule="auto"/>
        <w:jc w:val="both"/>
        <w:rPr>
          <w:rFonts w:ascii="Tahoma" w:hAnsi="Tahoma" w:cs="Tahoma"/>
          <w:b/>
          <w:bCs/>
          <w:sz w:val="21"/>
          <w:szCs w:val="21"/>
          <w:lang w:val="pt-BR"/>
        </w:rPr>
      </w:pPr>
    </w:p>
    <w:p w14:paraId="0D5A2EC7" w14:textId="0FC118E8" w:rsidR="00E93ED8" w:rsidRPr="006B6DFB" w:rsidRDefault="00E93ED8" w:rsidP="003674B9">
      <w:pPr>
        <w:spacing w:line="276" w:lineRule="auto"/>
        <w:jc w:val="both"/>
        <w:rPr>
          <w:rFonts w:ascii="Tahoma" w:hAnsi="Tahoma" w:cs="Tahoma"/>
          <w:b/>
          <w:bCs/>
          <w:sz w:val="21"/>
          <w:szCs w:val="21"/>
          <w:lang w:val="pt-BR"/>
        </w:rPr>
      </w:pPr>
      <w:r w:rsidRPr="006B6DFB">
        <w:rPr>
          <w:rFonts w:ascii="Tahoma" w:hAnsi="Tahoma" w:cs="Tahoma"/>
          <w:b/>
          <w:bCs/>
          <w:sz w:val="21"/>
          <w:szCs w:val="21"/>
          <w:lang w:val="pt-BR"/>
        </w:rPr>
        <w:t>Testemunhas:</w:t>
      </w:r>
    </w:p>
    <w:p w14:paraId="57C14D4D" w14:textId="77777777" w:rsidR="00E93ED8" w:rsidRPr="006B6DFB" w:rsidRDefault="00E93ED8" w:rsidP="003674B9">
      <w:pPr>
        <w:spacing w:line="276" w:lineRule="auto"/>
        <w:jc w:val="both"/>
        <w:rPr>
          <w:rFonts w:ascii="Tahoma" w:hAnsi="Tahoma" w:cs="Tahoma"/>
          <w:b/>
          <w:bCs/>
          <w:sz w:val="21"/>
          <w:szCs w:val="21"/>
          <w:lang w:val="pt-BR"/>
        </w:rPr>
      </w:pPr>
    </w:p>
    <w:p w14:paraId="2DBF67FA" w14:textId="77777777" w:rsidR="00E93ED8" w:rsidRPr="006B6DFB" w:rsidRDefault="00E93ED8" w:rsidP="003674B9">
      <w:pPr>
        <w:spacing w:line="276" w:lineRule="auto"/>
        <w:jc w:val="both"/>
        <w:rPr>
          <w:rFonts w:ascii="Tahoma" w:hAnsi="Tahoma" w:cs="Tahoma"/>
          <w:b/>
          <w:bCs/>
          <w:sz w:val="21"/>
          <w:szCs w:val="21"/>
          <w:lang w:val="pt-BR"/>
        </w:rPr>
      </w:pPr>
    </w:p>
    <w:p w14:paraId="2304B5F8" w14:textId="77777777" w:rsidR="00E93ED8" w:rsidRPr="006B6DFB" w:rsidRDefault="00E93ED8" w:rsidP="003674B9">
      <w:pPr>
        <w:spacing w:line="276" w:lineRule="auto"/>
        <w:jc w:val="both"/>
        <w:rPr>
          <w:rFonts w:ascii="Tahoma" w:hAnsi="Tahoma" w:cs="Tahoma"/>
          <w:sz w:val="21"/>
          <w:szCs w:val="21"/>
          <w:lang w:val="pt-BR"/>
        </w:rPr>
      </w:pPr>
      <w:r w:rsidRPr="006B6DFB">
        <w:rPr>
          <w:rFonts w:ascii="Tahoma" w:hAnsi="Tahoma" w:cs="Tahoma"/>
          <w:sz w:val="21"/>
          <w:szCs w:val="21"/>
          <w:lang w:val="pt-BR"/>
        </w:rPr>
        <w:t>_________________________________________</w:t>
      </w:r>
      <w:r w:rsidRPr="006B6DFB">
        <w:rPr>
          <w:rFonts w:ascii="Tahoma" w:hAnsi="Tahoma" w:cs="Tahoma"/>
          <w:sz w:val="21"/>
          <w:szCs w:val="21"/>
          <w:lang w:val="pt-BR"/>
        </w:rPr>
        <w:tab/>
        <w:t>_________________________________________</w:t>
      </w:r>
    </w:p>
    <w:p w14:paraId="06C59DE6" w14:textId="49410FEB" w:rsidR="00E93ED8" w:rsidRPr="006B6DFB" w:rsidRDefault="00E93ED8" w:rsidP="003674B9">
      <w:pPr>
        <w:spacing w:line="276" w:lineRule="auto"/>
        <w:jc w:val="both"/>
        <w:rPr>
          <w:rFonts w:ascii="Tahoma" w:hAnsi="Tahoma" w:cs="Tahoma"/>
          <w:sz w:val="21"/>
          <w:szCs w:val="21"/>
          <w:lang w:val="pt-BR"/>
        </w:rPr>
      </w:pPr>
      <w:r w:rsidRPr="006B6DFB">
        <w:rPr>
          <w:rFonts w:ascii="Tahoma" w:hAnsi="Tahoma" w:cs="Tahoma"/>
          <w:sz w:val="21"/>
          <w:szCs w:val="21"/>
          <w:lang w:val="pt-BR"/>
        </w:rPr>
        <w:t>Nome:</w:t>
      </w:r>
      <w:r w:rsidRPr="006B6DFB">
        <w:rPr>
          <w:rFonts w:ascii="Tahoma" w:hAnsi="Tahoma" w:cs="Tahoma"/>
          <w:sz w:val="21"/>
          <w:szCs w:val="21"/>
          <w:lang w:val="pt-BR"/>
        </w:rPr>
        <w:tab/>
      </w:r>
      <w:r w:rsidR="000963BA" w:rsidRPr="006B6DFB">
        <w:rPr>
          <w:rFonts w:ascii="Tahoma" w:hAnsi="Tahoma" w:cs="Tahoma"/>
          <w:sz w:val="21"/>
          <w:szCs w:val="21"/>
          <w:highlight w:val="green"/>
          <w:lang w:val="pt-BR"/>
        </w:rPr>
        <w:t>[●]</w:t>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t>Nome:</w:t>
      </w:r>
      <w:r w:rsidR="000963BA" w:rsidRPr="006B6DFB">
        <w:rPr>
          <w:rFonts w:ascii="Tahoma" w:hAnsi="Tahoma" w:cs="Tahoma"/>
          <w:sz w:val="21"/>
          <w:szCs w:val="21"/>
          <w:lang w:val="pt-BR"/>
        </w:rPr>
        <w:t xml:space="preserve"> </w:t>
      </w:r>
      <w:r w:rsidR="000963BA" w:rsidRPr="006B6DFB">
        <w:rPr>
          <w:rFonts w:ascii="Tahoma" w:hAnsi="Tahoma" w:cs="Tahoma"/>
          <w:sz w:val="21"/>
          <w:szCs w:val="21"/>
          <w:highlight w:val="green"/>
          <w:lang w:val="pt-BR"/>
        </w:rPr>
        <w:t>[●]</w:t>
      </w:r>
    </w:p>
    <w:p w14:paraId="664739DF" w14:textId="59DFECCF" w:rsidR="00E93ED8" w:rsidRPr="006B6DFB" w:rsidRDefault="00E93ED8" w:rsidP="003674B9">
      <w:pPr>
        <w:spacing w:line="276" w:lineRule="auto"/>
        <w:jc w:val="both"/>
        <w:rPr>
          <w:rFonts w:ascii="Tahoma" w:hAnsi="Tahoma" w:cs="Tahoma"/>
          <w:sz w:val="21"/>
          <w:szCs w:val="21"/>
          <w:lang w:val="pt-BR"/>
        </w:rPr>
      </w:pPr>
      <w:r w:rsidRPr="006B6DFB">
        <w:rPr>
          <w:rFonts w:ascii="Tahoma" w:hAnsi="Tahoma" w:cs="Tahoma"/>
          <w:sz w:val="21"/>
          <w:szCs w:val="21"/>
          <w:lang w:val="pt-BR"/>
        </w:rPr>
        <w:t xml:space="preserve">CPF: </w:t>
      </w:r>
      <w:r w:rsidR="000963BA" w:rsidRPr="006B6DFB">
        <w:rPr>
          <w:rFonts w:ascii="Tahoma" w:hAnsi="Tahoma" w:cs="Tahoma"/>
          <w:sz w:val="21"/>
          <w:szCs w:val="21"/>
          <w:highlight w:val="green"/>
          <w:lang w:val="pt-BR"/>
        </w:rPr>
        <w:t>[●]</w:t>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t>CPF:</w:t>
      </w:r>
      <w:r w:rsidR="000963BA" w:rsidRPr="006B6DFB">
        <w:rPr>
          <w:rFonts w:ascii="Tahoma" w:hAnsi="Tahoma" w:cs="Tahoma"/>
          <w:sz w:val="21"/>
          <w:szCs w:val="21"/>
          <w:lang w:val="pt-BR"/>
        </w:rPr>
        <w:t xml:space="preserve"> </w:t>
      </w:r>
      <w:r w:rsidR="000963BA" w:rsidRPr="006B6DFB">
        <w:rPr>
          <w:rFonts w:ascii="Tahoma" w:hAnsi="Tahoma" w:cs="Tahoma"/>
          <w:sz w:val="21"/>
          <w:szCs w:val="21"/>
          <w:highlight w:val="green"/>
          <w:lang w:val="pt-BR"/>
        </w:rPr>
        <w:t>[●]</w:t>
      </w:r>
    </w:p>
    <w:p w14:paraId="689046C7" w14:textId="72726852" w:rsidR="001B5473" w:rsidRPr="006B6DFB" w:rsidRDefault="001571FA" w:rsidP="003674B9">
      <w:pPr>
        <w:spacing w:line="276" w:lineRule="auto"/>
        <w:jc w:val="both"/>
        <w:rPr>
          <w:rFonts w:ascii="Tahoma" w:hAnsi="Tahoma" w:cs="Tahoma"/>
          <w:sz w:val="21"/>
          <w:szCs w:val="21"/>
          <w:lang w:val="pt-BR"/>
        </w:rPr>
      </w:pPr>
      <w:r w:rsidRPr="006B6DFB">
        <w:rPr>
          <w:rFonts w:ascii="Tahoma" w:hAnsi="Tahoma" w:cs="Tahoma"/>
          <w:sz w:val="21"/>
          <w:szCs w:val="21"/>
          <w:lang w:val="pt-BR"/>
        </w:rPr>
        <w:t>E-mail:</w:t>
      </w:r>
      <w:r w:rsidRPr="006B6DFB">
        <w:rPr>
          <w:rFonts w:ascii="Tahoma" w:hAnsi="Tahoma" w:cs="Tahoma"/>
          <w:sz w:val="21"/>
          <w:szCs w:val="21"/>
          <w:lang w:val="pt-BR"/>
        </w:rPr>
        <w:tab/>
      </w:r>
      <w:r w:rsidR="000963BA" w:rsidRPr="006B6DFB">
        <w:rPr>
          <w:rFonts w:ascii="Tahoma" w:hAnsi="Tahoma" w:cs="Tahoma"/>
          <w:sz w:val="21"/>
          <w:szCs w:val="21"/>
          <w:highlight w:val="green"/>
          <w:lang w:val="pt-BR"/>
        </w:rPr>
        <w:t>[●]</w:t>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r>
      <w:r w:rsidRPr="006B6DFB">
        <w:rPr>
          <w:rFonts w:ascii="Tahoma" w:hAnsi="Tahoma" w:cs="Tahoma"/>
          <w:sz w:val="21"/>
          <w:szCs w:val="21"/>
          <w:lang w:val="pt-BR"/>
        </w:rPr>
        <w:tab/>
        <w:t>E-mail:</w:t>
      </w:r>
      <w:r w:rsidR="000963BA" w:rsidRPr="006B6DFB">
        <w:rPr>
          <w:rFonts w:ascii="Tahoma" w:hAnsi="Tahoma" w:cs="Tahoma"/>
          <w:sz w:val="21"/>
          <w:szCs w:val="21"/>
          <w:lang w:val="pt-BR"/>
        </w:rPr>
        <w:t xml:space="preserve"> </w:t>
      </w:r>
      <w:r w:rsidR="000963BA" w:rsidRPr="006B6DFB">
        <w:rPr>
          <w:rFonts w:ascii="Tahoma" w:hAnsi="Tahoma" w:cs="Tahoma"/>
          <w:sz w:val="21"/>
          <w:szCs w:val="21"/>
          <w:highlight w:val="green"/>
          <w:lang w:val="pt-BR"/>
        </w:rPr>
        <w:t>[●]</w:t>
      </w:r>
    </w:p>
    <w:p w14:paraId="1434CD89" w14:textId="77777777" w:rsidR="004A1C78" w:rsidRPr="006B6DFB" w:rsidRDefault="004A1C78" w:rsidP="003674B9">
      <w:pPr>
        <w:spacing w:line="276" w:lineRule="auto"/>
        <w:jc w:val="both"/>
        <w:rPr>
          <w:rFonts w:ascii="Tahoma" w:hAnsi="Tahoma" w:cs="Tahoma"/>
          <w:sz w:val="21"/>
          <w:szCs w:val="21"/>
          <w:lang w:val="pt-BR"/>
        </w:rPr>
      </w:pPr>
    </w:p>
    <w:p w14:paraId="65A66190" w14:textId="77777777" w:rsidR="007C4150" w:rsidRPr="006B6DFB" w:rsidRDefault="007C4150" w:rsidP="003674B9">
      <w:pPr>
        <w:spacing w:line="276" w:lineRule="auto"/>
        <w:jc w:val="both"/>
        <w:rPr>
          <w:rFonts w:ascii="Tahoma" w:hAnsi="Tahoma" w:cs="Tahoma"/>
          <w:sz w:val="21"/>
          <w:szCs w:val="21"/>
          <w:lang w:val="pt-BR"/>
        </w:rPr>
      </w:pPr>
    </w:p>
    <w:p w14:paraId="252C26D9" w14:textId="77777777" w:rsidR="007C4150" w:rsidRPr="006B6DFB" w:rsidRDefault="007C4150" w:rsidP="003674B9">
      <w:pPr>
        <w:spacing w:line="276" w:lineRule="auto"/>
        <w:jc w:val="both"/>
        <w:rPr>
          <w:rFonts w:ascii="Tahoma" w:hAnsi="Tahoma" w:cs="Tahoma"/>
          <w:sz w:val="21"/>
          <w:szCs w:val="21"/>
          <w:lang w:val="pt-BR"/>
        </w:rPr>
      </w:pPr>
    </w:p>
    <w:p w14:paraId="64114A22" w14:textId="77777777" w:rsidR="00C47103" w:rsidRPr="006B6DFB" w:rsidRDefault="00C47103" w:rsidP="003674B9">
      <w:pPr>
        <w:spacing w:line="276" w:lineRule="auto"/>
        <w:jc w:val="both"/>
        <w:rPr>
          <w:rFonts w:ascii="Tahoma" w:hAnsi="Tahoma" w:cs="Tahoma"/>
          <w:sz w:val="21"/>
          <w:szCs w:val="21"/>
          <w:lang w:val="pt-BR"/>
        </w:rPr>
      </w:pPr>
    </w:p>
    <w:p w14:paraId="12CBCDF3" w14:textId="77777777" w:rsidR="007C4150" w:rsidRPr="006B6DFB" w:rsidRDefault="007C4150" w:rsidP="003674B9">
      <w:pPr>
        <w:spacing w:line="276" w:lineRule="auto"/>
        <w:jc w:val="both"/>
        <w:rPr>
          <w:rFonts w:ascii="Tahoma" w:hAnsi="Tahoma" w:cs="Tahoma"/>
          <w:sz w:val="21"/>
          <w:szCs w:val="21"/>
          <w:lang w:val="pt-BR"/>
        </w:rPr>
      </w:pPr>
    </w:p>
    <w:sectPr w:rsidR="007C4150" w:rsidRPr="006B6DFB" w:rsidSect="00135DFF">
      <w:headerReference w:type="default" r:id="rId12"/>
      <w:footerReference w:type="even" r:id="rId13"/>
      <w:footerReference w:type="default" r:id="rId14"/>
      <w:pgSz w:w="12240" w:h="15840"/>
      <w:pgMar w:top="2127" w:right="1041" w:bottom="1135" w:left="1134" w:header="720" w:footer="8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gi Ribeiro | GNL Advogados" w:date="2025-03-19T17:08:00Z" w:initials="LR">
    <w:p w14:paraId="3DC02EA7" w14:textId="77777777" w:rsidR="001452BE" w:rsidRDefault="009F0533" w:rsidP="001452BE">
      <w:pPr>
        <w:pStyle w:val="Textodecomentrio"/>
      </w:pPr>
      <w:r>
        <w:rPr>
          <w:rStyle w:val="Refdecomentrio"/>
        </w:rPr>
        <w:annotationRef/>
      </w:r>
      <w:r w:rsidR="001452BE">
        <w:t>Pendente de definição comercial entre as Partes.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C02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1FD50" w16cex:dateUtc="2025-03-19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C02EA7" w16cid:durableId="2CF1FD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A52D4" w14:textId="77777777" w:rsidR="00EF06DB" w:rsidRDefault="00EF06DB">
      <w:r>
        <w:separator/>
      </w:r>
    </w:p>
  </w:endnote>
  <w:endnote w:type="continuationSeparator" w:id="0">
    <w:p w14:paraId="734A6E38" w14:textId="77777777" w:rsidR="00EF06DB" w:rsidRDefault="00EF0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0467" w14:textId="77777777" w:rsidR="00F84697" w:rsidRDefault="00512241" w:rsidP="00F46E2C">
    <w:pPr>
      <w:pStyle w:val="Rodap"/>
      <w:framePr w:wrap="around" w:vAnchor="text" w:hAnchor="margin" w:xAlign="right" w:y="1"/>
      <w:rPr>
        <w:rStyle w:val="Nmerodepgina"/>
      </w:rPr>
    </w:pPr>
    <w:r>
      <w:rPr>
        <w:rStyle w:val="Nmerodepgina"/>
      </w:rPr>
      <w:fldChar w:fldCharType="begin"/>
    </w:r>
    <w:r w:rsidR="00F84697">
      <w:rPr>
        <w:rStyle w:val="Nmerodepgina"/>
      </w:rPr>
      <w:instrText xml:space="preserve">PAGE  </w:instrText>
    </w:r>
    <w:r>
      <w:rPr>
        <w:rStyle w:val="Nmerodepgina"/>
      </w:rPr>
      <w:fldChar w:fldCharType="separate"/>
    </w:r>
    <w:r w:rsidR="00682615">
      <w:rPr>
        <w:rStyle w:val="Nmerodepgina"/>
        <w:noProof/>
      </w:rPr>
      <w:t>1</w:t>
    </w:r>
    <w:r>
      <w:rPr>
        <w:rStyle w:val="Nmerodepgina"/>
      </w:rPr>
      <w:fldChar w:fldCharType="end"/>
    </w:r>
  </w:p>
  <w:p w14:paraId="08ABB312" w14:textId="77777777" w:rsidR="00F84697" w:rsidRDefault="00F84697" w:rsidP="00F46E2C">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9E90" w14:textId="77777777" w:rsidR="00D02B23" w:rsidRPr="00E93ED8" w:rsidRDefault="00D02B23">
    <w:pPr>
      <w:pStyle w:val="Rodap"/>
      <w:jc w:val="center"/>
      <w:rPr>
        <w:rFonts w:ascii="Tahoma" w:hAnsi="Tahoma" w:cs="Tahoma"/>
        <w:sz w:val="17"/>
        <w:szCs w:val="17"/>
      </w:rPr>
    </w:pPr>
    <w:r w:rsidRPr="00E93ED8">
      <w:rPr>
        <w:rFonts w:ascii="Tahoma" w:hAnsi="Tahoma" w:cs="Tahoma"/>
        <w:sz w:val="17"/>
        <w:szCs w:val="17"/>
        <w:lang w:val="pt-BR"/>
      </w:rPr>
      <w:t xml:space="preserve">Página </w:t>
    </w:r>
    <w:r w:rsidRPr="00E93ED8">
      <w:rPr>
        <w:rFonts w:ascii="Tahoma" w:hAnsi="Tahoma" w:cs="Tahoma"/>
        <w:b/>
        <w:bCs/>
        <w:sz w:val="17"/>
        <w:szCs w:val="17"/>
      </w:rPr>
      <w:fldChar w:fldCharType="begin"/>
    </w:r>
    <w:r w:rsidRPr="00E93ED8">
      <w:rPr>
        <w:rFonts w:ascii="Tahoma" w:hAnsi="Tahoma" w:cs="Tahoma"/>
        <w:b/>
        <w:bCs/>
        <w:sz w:val="17"/>
        <w:szCs w:val="17"/>
      </w:rPr>
      <w:instrText>PAGE</w:instrText>
    </w:r>
    <w:r w:rsidRPr="00E93ED8">
      <w:rPr>
        <w:rFonts w:ascii="Tahoma" w:hAnsi="Tahoma" w:cs="Tahoma"/>
        <w:b/>
        <w:bCs/>
        <w:sz w:val="17"/>
        <w:szCs w:val="17"/>
      </w:rPr>
      <w:fldChar w:fldCharType="separate"/>
    </w:r>
    <w:r w:rsidRPr="00E93ED8">
      <w:rPr>
        <w:rFonts w:ascii="Tahoma" w:hAnsi="Tahoma" w:cs="Tahoma"/>
        <w:b/>
        <w:bCs/>
        <w:sz w:val="17"/>
        <w:szCs w:val="17"/>
        <w:lang w:val="pt-BR"/>
      </w:rPr>
      <w:t>2</w:t>
    </w:r>
    <w:r w:rsidRPr="00E93ED8">
      <w:rPr>
        <w:rFonts w:ascii="Tahoma" w:hAnsi="Tahoma" w:cs="Tahoma"/>
        <w:b/>
        <w:bCs/>
        <w:sz w:val="17"/>
        <w:szCs w:val="17"/>
      </w:rPr>
      <w:fldChar w:fldCharType="end"/>
    </w:r>
    <w:r w:rsidRPr="00E93ED8">
      <w:rPr>
        <w:rFonts w:ascii="Tahoma" w:hAnsi="Tahoma" w:cs="Tahoma"/>
        <w:sz w:val="17"/>
        <w:szCs w:val="17"/>
        <w:lang w:val="pt-BR"/>
      </w:rPr>
      <w:t xml:space="preserve"> de </w:t>
    </w:r>
    <w:r w:rsidRPr="00E93ED8">
      <w:rPr>
        <w:rFonts w:ascii="Tahoma" w:hAnsi="Tahoma" w:cs="Tahoma"/>
        <w:b/>
        <w:bCs/>
        <w:sz w:val="17"/>
        <w:szCs w:val="17"/>
      </w:rPr>
      <w:fldChar w:fldCharType="begin"/>
    </w:r>
    <w:r w:rsidRPr="00E93ED8">
      <w:rPr>
        <w:rFonts w:ascii="Tahoma" w:hAnsi="Tahoma" w:cs="Tahoma"/>
        <w:b/>
        <w:bCs/>
        <w:sz w:val="17"/>
        <w:szCs w:val="17"/>
      </w:rPr>
      <w:instrText>NUMPAGES</w:instrText>
    </w:r>
    <w:r w:rsidRPr="00E93ED8">
      <w:rPr>
        <w:rFonts w:ascii="Tahoma" w:hAnsi="Tahoma" w:cs="Tahoma"/>
        <w:b/>
        <w:bCs/>
        <w:sz w:val="17"/>
        <w:szCs w:val="17"/>
      </w:rPr>
      <w:fldChar w:fldCharType="separate"/>
    </w:r>
    <w:r w:rsidRPr="00E93ED8">
      <w:rPr>
        <w:rFonts w:ascii="Tahoma" w:hAnsi="Tahoma" w:cs="Tahoma"/>
        <w:b/>
        <w:bCs/>
        <w:sz w:val="17"/>
        <w:szCs w:val="17"/>
        <w:lang w:val="pt-BR"/>
      </w:rPr>
      <w:t>2</w:t>
    </w:r>
    <w:r w:rsidRPr="00E93ED8">
      <w:rPr>
        <w:rFonts w:ascii="Tahoma" w:hAnsi="Tahoma" w:cs="Tahoma"/>
        <w:b/>
        <w:bCs/>
        <w:sz w:val="17"/>
        <w:szCs w:val="17"/>
      </w:rPr>
      <w:fldChar w:fldCharType="end"/>
    </w:r>
  </w:p>
  <w:p w14:paraId="023EE251" w14:textId="77777777" w:rsidR="00F84697" w:rsidRDefault="00F84697" w:rsidP="00F46E2C">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9303" w14:textId="77777777" w:rsidR="00EF06DB" w:rsidRDefault="00EF06DB">
      <w:r>
        <w:separator/>
      </w:r>
    </w:p>
  </w:footnote>
  <w:footnote w:type="continuationSeparator" w:id="0">
    <w:p w14:paraId="6025E9AC" w14:textId="77777777" w:rsidR="00EF06DB" w:rsidRDefault="00EF0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57A9" w14:textId="3B6C3716" w:rsidR="00620DC8" w:rsidRDefault="00620DC8" w:rsidP="0081426B">
    <w:pPr>
      <w:pStyle w:val="Cabealho"/>
      <w:jc w:val="right"/>
    </w:pPr>
    <w:r>
      <w:rPr>
        <w:noProof/>
      </w:rPr>
      <w:t xml:space="preserve">  </w:t>
    </w:r>
    <w:r>
      <w:rPr>
        <w:noProof/>
      </w:rPr>
      <w:tab/>
    </w:r>
    <w:r>
      <w:rPr>
        <w:noProof/>
      </w:rPr>
      <w:tab/>
    </w:r>
    <w:r>
      <w:rPr>
        <w:noProof/>
      </w:rPr>
      <w:tab/>
    </w:r>
    <w:r w:rsidR="0081426B">
      <w:rPr>
        <w:noProof/>
      </w:rPr>
      <mc:AlternateContent>
        <mc:Choice Requires="wps">
          <w:drawing>
            <wp:inline distT="0" distB="0" distL="0" distR="0" wp14:anchorId="418A2002" wp14:editId="496AA35F">
              <wp:extent cx="3777780" cy="381000"/>
              <wp:effectExtent l="0" t="0" r="13335" b="19050"/>
              <wp:docPr id="73770035"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7780" cy="381000"/>
                      </a:xfrm>
                      <a:prstGeom prst="rect">
                        <a:avLst/>
                      </a:prstGeom>
                      <a:noFill/>
                      <a:ln w="9525">
                        <a:solidFill>
                          <a:srgbClr val="7E7E7E"/>
                        </a:solidFill>
                        <a:prstDash val="solid"/>
                        <a:miter lim="800000"/>
                        <a:headEnd/>
                        <a:tailEnd/>
                      </a:ln>
                    </wps:spPr>
                    <wps:txbx>
                      <w:txbxContent>
                        <w:p w14:paraId="23E71BC1" w14:textId="20DFBBED" w:rsidR="003105BA" w:rsidRPr="00BE740D" w:rsidRDefault="0081426B" w:rsidP="003105BA">
                          <w:pPr>
                            <w:spacing w:before="71" w:line="217" w:lineRule="exact"/>
                            <w:ind w:left="142" w:right="100"/>
                            <w:jc w:val="center"/>
                            <w:rPr>
                              <w:rFonts w:ascii="Tahoma" w:hAnsi="Tahoma"/>
                              <w:b/>
                              <w:color w:val="808080"/>
                              <w:sz w:val="18"/>
                              <w:lang w:val="pt-BR"/>
                            </w:rPr>
                          </w:pPr>
                          <w:r w:rsidRPr="002A2321">
                            <w:rPr>
                              <w:rFonts w:ascii="Tahoma" w:hAnsi="Tahoma"/>
                              <w:b/>
                              <w:color w:val="808080"/>
                              <w:sz w:val="18"/>
                              <w:lang w:val="pt-BR"/>
                            </w:rPr>
                            <w:t xml:space="preserve">CONTRATO DE </w:t>
                          </w:r>
                          <w:r w:rsidR="00BE740D">
                            <w:rPr>
                              <w:rFonts w:ascii="Tahoma" w:hAnsi="Tahoma"/>
                              <w:b/>
                              <w:color w:val="808080"/>
                              <w:sz w:val="18"/>
                              <w:lang w:val="pt-BR"/>
                            </w:rPr>
                            <w:t>PARCERIA EMPRESARIAL</w:t>
                          </w:r>
                          <w:r w:rsidR="00525BD3">
                            <w:rPr>
                              <w:rFonts w:ascii="Tahoma" w:hAnsi="Tahoma"/>
                              <w:b/>
                              <w:color w:val="808080"/>
                              <w:sz w:val="18"/>
                              <w:lang w:val="pt-BR"/>
                            </w:rPr>
                            <w:t xml:space="preserve"> E OUTRAS AVENÇAS</w:t>
                          </w:r>
                        </w:p>
                      </w:txbxContent>
                    </wps:txbx>
                    <wps:bodyPr rot="0" vert="horz" wrap="square" lIns="0" tIns="0" rIns="0" bIns="0" anchor="ctr" anchorCtr="0" upright="1">
                      <a:noAutofit/>
                    </wps:bodyPr>
                  </wps:wsp>
                </a:graphicData>
              </a:graphic>
            </wp:inline>
          </w:drawing>
        </mc:Choice>
        <mc:Fallback>
          <w:pict>
            <v:shapetype w14:anchorId="418A2002" id="_x0000_t202" coordsize="21600,21600" o:spt="202" path="m,l,21600r21600,l21600,xe">
              <v:stroke joinstyle="miter"/>
              <v:path gradientshapeok="t" o:connecttype="rect"/>
            </v:shapetype>
            <v:shape id="Caixa de Texto 1" o:spid="_x0000_s1026" type="#_x0000_t202" style="width:297.45pt;height:30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" filled="f" strokecolor="#7e7e7e">
              <v:textbox inset="0,0,0,0">
                <w:txbxContent>
                  <w:p w14:paraId="23E71BC1" w14:textId="20DFBBED" w:rsidR="003105BA" w:rsidRPr="00BE740D" w:rsidRDefault="0081426B" w:rsidP="003105BA">
                    <w:pPr>
                      <w:spacing w:before="71" w:line="217" w:lineRule="exact"/>
                      <w:ind w:left="142" w:right="100"/>
                      <w:jc w:val="center"/>
                      <w:rPr>
                        <w:rFonts w:ascii="Tahoma" w:hAnsi="Tahoma"/>
                        <w:b/>
                        <w:color w:val="808080"/>
                        <w:sz w:val="18"/>
                        <w:lang w:val="pt-BR"/>
                      </w:rPr>
                    </w:pPr>
                    <w:r w:rsidRPr="002A2321">
                      <w:rPr>
                        <w:rFonts w:ascii="Tahoma" w:hAnsi="Tahoma"/>
                        <w:b/>
                        <w:color w:val="808080"/>
                        <w:sz w:val="18"/>
                        <w:lang w:val="pt-BR"/>
                      </w:rPr>
                      <w:t xml:space="preserve">CONTRATO DE </w:t>
                    </w:r>
                    <w:r w:rsidR="00BE740D">
                      <w:rPr>
                        <w:rFonts w:ascii="Tahoma" w:hAnsi="Tahoma"/>
                        <w:b/>
                        <w:color w:val="808080"/>
                        <w:sz w:val="18"/>
                        <w:lang w:val="pt-BR"/>
                      </w:rPr>
                      <w:t>PARCERIA EMPRESARIAL</w:t>
                    </w:r>
                    <w:r w:rsidR="00525BD3">
                      <w:rPr>
                        <w:rFonts w:ascii="Tahoma" w:hAnsi="Tahoma"/>
                        <w:b/>
                        <w:color w:val="808080"/>
                        <w:sz w:val="18"/>
                        <w:lang w:val="pt-BR"/>
                      </w:rPr>
                      <w:t xml:space="preserve"> E OUTRAS AVENÇAS</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76F"/>
    <w:multiLevelType w:val="multilevel"/>
    <w:tmpl w:val="F2BA49D4"/>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09769E"/>
    <w:multiLevelType w:val="multilevel"/>
    <w:tmpl w:val="B260822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3830AC"/>
    <w:multiLevelType w:val="multilevel"/>
    <w:tmpl w:val="539E253C"/>
    <w:lvl w:ilvl="0">
      <w:start w:val="1"/>
      <w:numFmt w:val="decimal"/>
      <w:lvlText w:val="%1."/>
      <w:lvlJc w:val="left"/>
      <w:pPr>
        <w:ind w:left="360" w:hanging="360"/>
      </w:pPr>
      <w:rPr>
        <w:rFonts w:ascii="Tahoma" w:eastAsiaTheme="minorHAnsi" w:hAnsi="Tahoma" w:cs="Tahoma"/>
        <w:b/>
        <w:bCs/>
        <w:color w:val="2C1B95"/>
      </w:rPr>
    </w:lvl>
    <w:lvl w:ilvl="1">
      <w:start w:val="1"/>
      <w:numFmt w:val="decimal"/>
      <w:lvlText w:val="%1.%2."/>
      <w:lvlJc w:val="left"/>
      <w:pPr>
        <w:ind w:left="360" w:hanging="360"/>
      </w:pPr>
      <w:rPr>
        <w:rFonts w:hint="default"/>
        <w:b/>
        <w:bCs/>
        <w:color w:val="2C1B95"/>
      </w:rPr>
    </w:lvl>
    <w:lvl w:ilvl="2">
      <w:start w:val="1"/>
      <w:numFmt w:val="decimal"/>
      <w:lvlText w:val="%1.%2.%3."/>
      <w:lvlJc w:val="left"/>
      <w:pPr>
        <w:ind w:left="720" w:hanging="720"/>
      </w:pPr>
      <w:rPr>
        <w:rFonts w:hint="default"/>
        <w:b/>
        <w:bCs/>
        <w:color w:val="2C1B95"/>
      </w:rPr>
    </w:lvl>
    <w:lvl w:ilvl="3">
      <w:start w:val="1"/>
      <w:numFmt w:val="decimal"/>
      <w:lvlText w:val="%1.%2.%3.%4."/>
      <w:lvlJc w:val="left"/>
      <w:pPr>
        <w:ind w:left="720" w:hanging="720"/>
      </w:pPr>
      <w:rPr>
        <w:rFonts w:hint="default"/>
        <w:b/>
        <w:bCs/>
        <w:color w:val="2C1B95"/>
      </w:rPr>
    </w:lvl>
    <w:lvl w:ilvl="4">
      <w:start w:val="1"/>
      <w:numFmt w:val="decimal"/>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6C6202"/>
    <w:multiLevelType w:val="multilevel"/>
    <w:tmpl w:val="8CF2B040"/>
    <w:lvl w:ilvl="0">
      <w:start w:val="7"/>
      <w:numFmt w:val="decimal"/>
      <w:lvlText w:val="%1."/>
      <w:lvlJc w:val="left"/>
      <w:pPr>
        <w:ind w:left="360" w:hanging="360"/>
      </w:pPr>
      <w:rPr>
        <w:rFonts w:hint="default"/>
      </w:rPr>
    </w:lvl>
    <w:lvl w:ilvl="1">
      <w:start w:val="1"/>
      <w:numFmt w:val="decimal"/>
      <w:lvlText w:val="%1.%2."/>
      <w:lvlJc w:val="left"/>
      <w:pPr>
        <w:ind w:left="4690" w:hanging="720"/>
      </w:pPr>
      <w:rPr>
        <w:rFonts w:hint="default"/>
        <w:b/>
        <w:bCs w:val="0"/>
      </w:rPr>
    </w:lvl>
    <w:lvl w:ilvl="2">
      <w:start w:val="1"/>
      <w:numFmt w:val="decimal"/>
      <w:lvlText w:val="%1.%2.%3."/>
      <w:lvlJc w:val="left"/>
      <w:pPr>
        <w:ind w:left="8660" w:hanging="720"/>
      </w:pPr>
      <w:rPr>
        <w:rFonts w:hint="default"/>
        <w:b/>
        <w:bCs w:val="0"/>
      </w:rPr>
    </w:lvl>
    <w:lvl w:ilvl="3">
      <w:start w:val="1"/>
      <w:numFmt w:val="decimal"/>
      <w:lvlText w:val="%1.%2.%3.%4."/>
      <w:lvlJc w:val="left"/>
      <w:pPr>
        <w:ind w:left="12990" w:hanging="1080"/>
      </w:pPr>
      <w:rPr>
        <w:rFonts w:hint="default"/>
      </w:rPr>
    </w:lvl>
    <w:lvl w:ilvl="4">
      <w:start w:val="1"/>
      <w:numFmt w:val="decimal"/>
      <w:lvlText w:val="%1.%2.%3.%4.%5."/>
      <w:lvlJc w:val="left"/>
      <w:pPr>
        <w:ind w:left="17320" w:hanging="1440"/>
      </w:pPr>
      <w:rPr>
        <w:rFonts w:hint="default"/>
      </w:rPr>
    </w:lvl>
    <w:lvl w:ilvl="5">
      <w:start w:val="1"/>
      <w:numFmt w:val="decimal"/>
      <w:lvlText w:val="%1.%2.%3.%4.%5.%6."/>
      <w:lvlJc w:val="left"/>
      <w:pPr>
        <w:ind w:left="21290" w:hanging="1440"/>
      </w:pPr>
      <w:rPr>
        <w:rFonts w:hint="default"/>
      </w:rPr>
    </w:lvl>
    <w:lvl w:ilvl="6">
      <w:start w:val="1"/>
      <w:numFmt w:val="decimal"/>
      <w:lvlText w:val="%1.%2.%3.%4.%5.%6.%7."/>
      <w:lvlJc w:val="left"/>
      <w:pPr>
        <w:ind w:left="25620" w:hanging="1800"/>
      </w:pPr>
      <w:rPr>
        <w:rFonts w:hint="default"/>
      </w:rPr>
    </w:lvl>
    <w:lvl w:ilvl="7">
      <w:start w:val="1"/>
      <w:numFmt w:val="decimal"/>
      <w:lvlText w:val="%1.%2.%3.%4.%5.%6.%7.%8."/>
      <w:lvlJc w:val="left"/>
      <w:pPr>
        <w:ind w:left="29590" w:hanging="1800"/>
      </w:pPr>
      <w:rPr>
        <w:rFonts w:hint="default"/>
      </w:rPr>
    </w:lvl>
    <w:lvl w:ilvl="8">
      <w:start w:val="1"/>
      <w:numFmt w:val="decimal"/>
      <w:lvlText w:val="%1.%2.%3.%4.%5.%6.%7.%8.%9."/>
      <w:lvlJc w:val="left"/>
      <w:pPr>
        <w:ind w:left="-31616" w:hanging="2160"/>
      </w:pPr>
      <w:rPr>
        <w:rFonts w:hint="default"/>
      </w:rPr>
    </w:lvl>
  </w:abstractNum>
  <w:abstractNum w:abstractNumId="4" w15:restartNumberingAfterBreak="0">
    <w:nsid w:val="07811CFD"/>
    <w:multiLevelType w:val="multilevel"/>
    <w:tmpl w:val="A878842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28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2D5899"/>
    <w:multiLevelType w:val="multilevel"/>
    <w:tmpl w:val="1B68E05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256B42"/>
    <w:multiLevelType w:val="multilevel"/>
    <w:tmpl w:val="3EFCA3AC"/>
    <w:lvl w:ilvl="0">
      <w:start w:val="9"/>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0F3E7ECA"/>
    <w:multiLevelType w:val="multilevel"/>
    <w:tmpl w:val="A4BEA102"/>
    <w:lvl w:ilvl="0">
      <w:start w:val="8"/>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105A0366"/>
    <w:multiLevelType w:val="multilevel"/>
    <w:tmpl w:val="F41A3966"/>
    <w:lvl w:ilvl="0">
      <w:start w:val="7"/>
      <w:numFmt w:val="decimal"/>
      <w:lvlText w:val="%1."/>
      <w:lvlJc w:val="left"/>
      <w:pPr>
        <w:ind w:left="390" w:hanging="390"/>
      </w:pPr>
      <w:rPr>
        <w:rFonts w:hint="default"/>
        <w:b/>
      </w:rPr>
    </w:lvl>
    <w:lvl w:ilvl="1">
      <w:start w:val="1"/>
      <w:numFmt w:val="decimal"/>
      <w:lvlText w:val="%1.%2."/>
      <w:lvlJc w:val="left"/>
      <w:pPr>
        <w:ind w:left="720" w:hanging="720"/>
      </w:pPr>
      <w:rPr>
        <w:rFonts w:hint="default"/>
        <w:b/>
        <w:strike w:val="0"/>
        <w:color w:val="auto"/>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11244EBB"/>
    <w:multiLevelType w:val="multilevel"/>
    <w:tmpl w:val="DA1CDE86"/>
    <w:lvl w:ilvl="0">
      <w:start w:val="1"/>
      <w:numFmt w:val="decimal"/>
      <w:lvlText w:val="%1."/>
      <w:lvlJc w:val="left"/>
      <w:pPr>
        <w:ind w:left="390" w:hanging="390"/>
      </w:pPr>
      <w:rPr>
        <w:rFonts w:cs="Times New Roman" w:hint="default"/>
      </w:rPr>
    </w:lvl>
    <w:lvl w:ilvl="1">
      <w:start w:val="1"/>
      <w:numFmt w:val="decimal"/>
      <w:lvlText w:val="%1.%2."/>
      <w:lvlJc w:val="left"/>
      <w:pPr>
        <w:ind w:left="720" w:hanging="720"/>
      </w:pPr>
      <w:rPr>
        <w:rFonts w:cs="Times New Roman" w:hint="default"/>
        <w:b/>
        <w:bCs/>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Zero"/>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0" w15:restartNumberingAfterBreak="0">
    <w:nsid w:val="13C81761"/>
    <w:multiLevelType w:val="multilevel"/>
    <w:tmpl w:val="30743338"/>
    <w:lvl w:ilvl="0">
      <w:start w:val="3"/>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6487A97"/>
    <w:multiLevelType w:val="multilevel"/>
    <w:tmpl w:val="4CE2F4EC"/>
    <w:lvl w:ilvl="0">
      <w:start w:val="3"/>
      <w:numFmt w:val="decimal"/>
      <w:lvlText w:val="%1."/>
      <w:lvlJc w:val="left"/>
      <w:pPr>
        <w:ind w:left="360" w:hanging="360"/>
      </w:pPr>
      <w:rPr>
        <w:rFonts w:hint="default"/>
      </w:rPr>
    </w:lvl>
    <w:lvl w:ilvl="1">
      <w:start w:val="1"/>
      <w:numFmt w:val="decimal"/>
      <w:lvlText w:val="%1.%2."/>
      <w:lvlJc w:val="left"/>
      <w:pPr>
        <w:ind w:left="1997" w:hanging="720"/>
      </w:pPr>
      <w:rPr>
        <w:rFonts w:hint="default"/>
        <w:b/>
        <w:bCs/>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548" w:hanging="144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12" w15:restartNumberingAfterBreak="0">
    <w:nsid w:val="1E8F035A"/>
    <w:multiLevelType w:val="multilevel"/>
    <w:tmpl w:val="7E82B332"/>
    <w:lvl w:ilvl="0">
      <w:start w:val="7"/>
      <w:numFmt w:val="decimal"/>
      <w:lvlText w:val="%1."/>
      <w:lvlJc w:val="left"/>
      <w:pPr>
        <w:ind w:left="360" w:hanging="360"/>
      </w:pPr>
      <w:rPr>
        <w:rFonts w:hint="default"/>
      </w:rPr>
    </w:lvl>
    <w:lvl w:ilvl="1">
      <w:start w:val="1"/>
      <w:numFmt w:val="decimal"/>
      <w:lvlText w:val="%1.%2."/>
      <w:lvlJc w:val="left"/>
      <w:pPr>
        <w:ind w:left="469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FE2562"/>
    <w:multiLevelType w:val="multilevel"/>
    <w:tmpl w:val="6B74C5B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5224C50"/>
    <w:multiLevelType w:val="multilevel"/>
    <w:tmpl w:val="ED2410C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63F77C4"/>
    <w:multiLevelType w:val="multilevel"/>
    <w:tmpl w:val="7968FBBE"/>
    <w:lvl w:ilvl="0">
      <w:start w:val="6"/>
      <w:numFmt w:val="decimal"/>
      <w:lvlText w:val="%1."/>
      <w:lvlJc w:val="left"/>
      <w:pPr>
        <w:ind w:left="360" w:hanging="360"/>
      </w:pPr>
      <w:rPr>
        <w:rFonts w:hint="default"/>
      </w:rPr>
    </w:lvl>
    <w:lvl w:ilvl="1">
      <w:start w:val="1"/>
      <w:numFmt w:val="decimal"/>
      <w:lvlText w:val="%1.%2."/>
      <w:lvlJc w:val="left"/>
      <w:pPr>
        <w:ind w:left="4690" w:hanging="720"/>
      </w:pPr>
      <w:rPr>
        <w:rFonts w:hint="default"/>
        <w:b/>
        <w:bCs w:val="0"/>
      </w:rPr>
    </w:lvl>
    <w:lvl w:ilvl="2">
      <w:start w:val="1"/>
      <w:numFmt w:val="decimal"/>
      <w:lvlText w:val="%1.%2.%3."/>
      <w:lvlJc w:val="left"/>
      <w:pPr>
        <w:ind w:left="8660" w:hanging="720"/>
      </w:pPr>
      <w:rPr>
        <w:rFonts w:hint="default"/>
        <w:b/>
        <w:bCs w:val="0"/>
      </w:rPr>
    </w:lvl>
    <w:lvl w:ilvl="3">
      <w:start w:val="1"/>
      <w:numFmt w:val="decimal"/>
      <w:lvlText w:val="%1.%2.%3.%4."/>
      <w:lvlJc w:val="left"/>
      <w:pPr>
        <w:ind w:left="12990" w:hanging="1080"/>
      </w:pPr>
      <w:rPr>
        <w:rFonts w:hint="default"/>
      </w:rPr>
    </w:lvl>
    <w:lvl w:ilvl="4">
      <w:start w:val="1"/>
      <w:numFmt w:val="decimal"/>
      <w:lvlText w:val="%1.%2.%3.%4.%5."/>
      <w:lvlJc w:val="left"/>
      <w:pPr>
        <w:ind w:left="17320" w:hanging="1440"/>
      </w:pPr>
      <w:rPr>
        <w:rFonts w:hint="default"/>
      </w:rPr>
    </w:lvl>
    <w:lvl w:ilvl="5">
      <w:start w:val="1"/>
      <w:numFmt w:val="decimal"/>
      <w:lvlText w:val="%1.%2.%3.%4.%5.%6."/>
      <w:lvlJc w:val="left"/>
      <w:pPr>
        <w:ind w:left="21290" w:hanging="1440"/>
      </w:pPr>
      <w:rPr>
        <w:rFonts w:hint="default"/>
      </w:rPr>
    </w:lvl>
    <w:lvl w:ilvl="6">
      <w:start w:val="1"/>
      <w:numFmt w:val="decimal"/>
      <w:lvlText w:val="%1.%2.%3.%4.%5.%6.%7."/>
      <w:lvlJc w:val="left"/>
      <w:pPr>
        <w:ind w:left="25620" w:hanging="1800"/>
      </w:pPr>
      <w:rPr>
        <w:rFonts w:hint="default"/>
      </w:rPr>
    </w:lvl>
    <w:lvl w:ilvl="7">
      <w:start w:val="1"/>
      <w:numFmt w:val="decimal"/>
      <w:lvlText w:val="%1.%2.%3.%4.%5.%6.%7.%8."/>
      <w:lvlJc w:val="left"/>
      <w:pPr>
        <w:ind w:left="29590" w:hanging="1800"/>
      </w:pPr>
      <w:rPr>
        <w:rFonts w:hint="default"/>
      </w:rPr>
    </w:lvl>
    <w:lvl w:ilvl="8">
      <w:start w:val="1"/>
      <w:numFmt w:val="decimal"/>
      <w:lvlText w:val="%1.%2.%3.%4.%5.%6.%7.%8.%9."/>
      <w:lvlJc w:val="left"/>
      <w:pPr>
        <w:ind w:left="-31616" w:hanging="2160"/>
      </w:pPr>
      <w:rPr>
        <w:rFonts w:hint="default"/>
      </w:rPr>
    </w:lvl>
  </w:abstractNum>
  <w:abstractNum w:abstractNumId="16" w15:restartNumberingAfterBreak="0">
    <w:nsid w:val="28BF67E4"/>
    <w:multiLevelType w:val="hybridMultilevel"/>
    <w:tmpl w:val="958A4754"/>
    <w:lvl w:ilvl="0" w:tplc="B77EDDB2">
      <w:start w:val="10"/>
      <w:numFmt w:val="upperRoman"/>
      <w:lvlText w:val="%1."/>
      <w:lvlJc w:val="left"/>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C2D6A4D"/>
    <w:multiLevelType w:val="multilevel"/>
    <w:tmpl w:val="E870C3E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E2C174E"/>
    <w:multiLevelType w:val="multilevel"/>
    <w:tmpl w:val="C142796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bCs/>
        <w:strike w:val="0"/>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EC3290C"/>
    <w:multiLevelType w:val="multilevel"/>
    <w:tmpl w:val="ED80F410"/>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F6A3DCE"/>
    <w:multiLevelType w:val="multilevel"/>
    <w:tmpl w:val="44F4931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54D7EF7"/>
    <w:multiLevelType w:val="multilevel"/>
    <w:tmpl w:val="F30CB5DA"/>
    <w:lvl w:ilvl="0">
      <w:start w:val="2"/>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7F32D21"/>
    <w:multiLevelType w:val="hybridMultilevel"/>
    <w:tmpl w:val="C79E9660"/>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A161119"/>
    <w:multiLevelType w:val="hybridMultilevel"/>
    <w:tmpl w:val="B7B2C1EE"/>
    <w:lvl w:ilvl="0" w:tplc="756C2DBA">
      <w:start w:val="1"/>
      <w:numFmt w:val="upp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0EC5180"/>
    <w:multiLevelType w:val="multilevel"/>
    <w:tmpl w:val="ACD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E44BB"/>
    <w:multiLevelType w:val="multilevel"/>
    <w:tmpl w:val="8DA4386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95C11CE"/>
    <w:multiLevelType w:val="multilevel"/>
    <w:tmpl w:val="276CB5D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DF62930"/>
    <w:multiLevelType w:val="multilevel"/>
    <w:tmpl w:val="2E2CD90E"/>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09D5A6E"/>
    <w:multiLevelType w:val="multilevel"/>
    <w:tmpl w:val="19CC27A0"/>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3053DDC"/>
    <w:multiLevelType w:val="multilevel"/>
    <w:tmpl w:val="ABEC283A"/>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8B5003"/>
    <w:multiLevelType w:val="multilevel"/>
    <w:tmpl w:val="82FA54DE"/>
    <w:lvl w:ilvl="0">
      <w:start w:val="2"/>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5BEC44BC"/>
    <w:multiLevelType w:val="hybridMultilevel"/>
    <w:tmpl w:val="54001044"/>
    <w:lvl w:ilvl="0" w:tplc="E0C0D78A">
      <w:numFmt w:val="bullet"/>
      <w:lvlText w:val=""/>
      <w:lvlJc w:val="left"/>
      <w:pPr>
        <w:ind w:left="720" w:hanging="360"/>
      </w:pPr>
      <w:rPr>
        <w:rFonts w:ascii="Symbol" w:eastAsia="SimSun" w:hAnsi="Symbol"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034706A"/>
    <w:multiLevelType w:val="hybridMultilevel"/>
    <w:tmpl w:val="CB062050"/>
    <w:lvl w:ilvl="0" w:tplc="68B67570">
      <w:start w:val="1"/>
      <w:numFmt w:val="lowerRoman"/>
      <w:lvlText w:val="(%1)"/>
      <w:lvlJc w:val="left"/>
      <w:pPr>
        <w:ind w:left="1440" w:hanging="10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2331B7C"/>
    <w:multiLevelType w:val="multilevel"/>
    <w:tmpl w:val="852EB48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4736D5D"/>
    <w:multiLevelType w:val="multilevel"/>
    <w:tmpl w:val="A11076CA"/>
    <w:lvl w:ilvl="0">
      <w:start w:val="5"/>
      <w:numFmt w:val="decimal"/>
      <w:lvlText w:val="%1"/>
      <w:lvlJc w:val="left"/>
      <w:pPr>
        <w:ind w:left="360" w:hanging="360"/>
      </w:pPr>
      <w:rPr>
        <w:rFonts w:hint="default"/>
      </w:rPr>
    </w:lvl>
    <w:lvl w:ilvl="1">
      <w:start w:val="1"/>
      <w:numFmt w:val="decimal"/>
      <w:lvlText w:val="%1.%2"/>
      <w:lvlJc w:val="left"/>
      <w:pPr>
        <w:ind w:left="822" w:hanging="720"/>
      </w:pPr>
      <w:rPr>
        <w:rFonts w:hint="default"/>
      </w:rPr>
    </w:lvl>
    <w:lvl w:ilvl="2">
      <w:start w:val="1"/>
      <w:numFmt w:val="decimal"/>
      <w:lvlText w:val="%1.%2.%3"/>
      <w:lvlJc w:val="left"/>
      <w:pPr>
        <w:ind w:left="924" w:hanging="720"/>
      </w:pPr>
      <w:rPr>
        <w:rFonts w:hint="default"/>
      </w:rPr>
    </w:lvl>
    <w:lvl w:ilvl="3">
      <w:start w:val="1"/>
      <w:numFmt w:val="decimal"/>
      <w:lvlText w:val="%1.%2.%3.%4"/>
      <w:lvlJc w:val="left"/>
      <w:pPr>
        <w:ind w:left="1386" w:hanging="1080"/>
      </w:pPr>
      <w:rPr>
        <w:rFonts w:hint="default"/>
      </w:rPr>
    </w:lvl>
    <w:lvl w:ilvl="4">
      <w:start w:val="1"/>
      <w:numFmt w:val="decimal"/>
      <w:lvlText w:val="%1.%2.%3.%4.%5"/>
      <w:lvlJc w:val="left"/>
      <w:pPr>
        <w:ind w:left="1848" w:hanging="1440"/>
      </w:pPr>
      <w:rPr>
        <w:rFonts w:hint="default"/>
      </w:rPr>
    </w:lvl>
    <w:lvl w:ilvl="5">
      <w:start w:val="1"/>
      <w:numFmt w:val="decimal"/>
      <w:lvlText w:val="%1.%2.%3.%4.%5.%6"/>
      <w:lvlJc w:val="left"/>
      <w:pPr>
        <w:ind w:left="1950" w:hanging="1440"/>
      </w:pPr>
      <w:rPr>
        <w:rFonts w:hint="default"/>
      </w:rPr>
    </w:lvl>
    <w:lvl w:ilvl="6">
      <w:start w:val="1"/>
      <w:numFmt w:val="decimal"/>
      <w:lvlText w:val="%1.%2.%3.%4.%5.%6.%7"/>
      <w:lvlJc w:val="left"/>
      <w:pPr>
        <w:ind w:left="2412" w:hanging="1800"/>
      </w:pPr>
      <w:rPr>
        <w:rFonts w:hint="default"/>
      </w:rPr>
    </w:lvl>
    <w:lvl w:ilvl="7">
      <w:start w:val="1"/>
      <w:numFmt w:val="decimal"/>
      <w:lvlText w:val="%1.%2.%3.%4.%5.%6.%7.%8"/>
      <w:lvlJc w:val="left"/>
      <w:pPr>
        <w:ind w:left="2874" w:hanging="2160"/>
      </w:pPr>
      <w:rPr>
        <w:rFonts w:hint="default"/>
      </w:rPr>
    </w:lvl>
    <w:lvl w:ilvl="8">
      <w:start w:val="1"/>
      <w:numFmt w:val="decimal"/>
      <w:lvlText w:val="%1.%2.%3.%4.%5.%6.%7.%8.%9"/>
      <w:lvlJc w:val="left"/>
      <w:pPr>
        <w:ind w:left="2976" w:hanging="2160"/>
      </w:pPr>
      <w:rPr>
        <w:rFonts w:hint="default"/>
      </w:rPr>
    </w:lvl>
  </w:abstractNum>
  <w:abstractNum w:abstractNumId="35" w15:restartNumberingAfterBreak="0">
    <w:nsid w:val="66592FC6"/>
    <w:multiLevelType w:val="multilevel"/>
    <w:tmpl w:val="7A687E42"/>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992636F"/>
    <w:multiLevelType w:val="multilevel"/>
    <w:tmpl w:val="B28AD8DE"/>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2DC34D2"/>
    <w:multiLevelType w:val="multilevel"/>
    <w:tmpl w:val="2B40B4E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AEA2E60"/>
    <w:multiLevelType w:val="multilevel"/>
    <w:tmpl w:val="1C6CC2BA"/>
    <w:lvl w:ilvl="0">
      <w:start w:val="12"/>
      <w:numFmt w:val="decimal"/>
      <w:lvlText w:val="%1."/>
      <w:lvlJc w:val="left"/>
      <w:pPr>
        <w:ind w:left="480" w:hanging="480"/>
      </w:pPr>
      <w:rPr>
        <w:rFonts w:hint="default"/>
        <w:b w:val="0"/>
      </w:rPr>
    </w:lvl>
    <w:lvl w:ilvl="1">
      <w:start w:val="1"/>
      <w:numFmt w:val="decimal"/>
      <w:lvlText w:val="%1.%2."/>
      <w:lvlJc w:val="left"/>
      <w:pPr>
        <w:ind w:left="1080" w:hanging="720"/>
      </w:pPr>
      <w:rPr>
        <w:rFonts w:hint="default"/>
        <w:b/>
        <w:bCs/>
      </w:rPr>
    </w:lvl>
    <w:lvl w:ilvl="2">
      <w:start w:val="1"/>
      <w:numFmt w:val="decimal"/>
      <w:lvlText w:val="%1.%2.%3."/>
      <w:lvlJc w:val="left"/>
      <w:pPr>
        <w:ind w:left="1800" w:hanging="108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880" w:hanging="1440"/>
      </w:pPr>
      <w:rPr>
        <w:rFonts w:hint="default"/>
        <w:b w:val="0"/>
      </w:rPr>
    </w:lvl>
    <w:lvl w:ilvl="5">
      <w:start w:val="1"/>
      <w:numFmt w:val="decimal"/>
      <w:lvlText w:val="%1.%2.%3.%4.%5.%6."/>
      <w:lvlJc w:val="left"/>
      <w:pPr>
        <w:ind w:left="3600" w:hanging="1800"/>
      </w:pPr>
      <w:rPr>
        <w:rFonts w:hint="default"/>
        <w:b w:val="0"/>
      </w:rPr>
    </w:lvl>
    <w:lvl w:ilvl="6">
      <w:start w:val="1"/>
      <w:numFmt w:val="decimal"/>
      <w:lvlText w:val="%1.%2.%3.%4.%5.%6.%7."/>
      <w:lvlJc w:val="left"/>
      <w:pPr>
        <w:ind w:left="3960" w:hanging="1800"/>
      </w:pPr>
      <w:rPr>
        <w:rFonts w:hint="default"/>
        <w:b w:val="0"/>
      </w:rPr>
    </w:lvl>
    <w:lvl w:ilvl="7">
      <w:start w:val="1"/>
      <w:numFmt w:val="decimal"/>
      <w:lvlText w:val="%1.%2.%3.%4.%5.%6.%7.%8."/>
      <w:lvlJc w:val="left"/>
      <w:pPr>
        <w:ind w:left="4680" w:hanging="2160"/>
      </w:pPr>
      <w:rPr>
        <w:rFonts w:hint="default"/>
        <w:b w:val="0"/>
      </w:rPr>
    </w:lvl>
    <w:lvl w:ilvl="8">
      <w:start w:val="1"/>
      <w:numFmt w:val="decimal"/>
      <w:lvlText w:val="%1.%2.%3.%4.%5.%6.%7.%8.%9."/>
      <w:lvlJc w:val="left"/>
      <w:pPr>
        <w:ind w:left="5400" w:hanging="2520"/>
      </w:pPr>
      <w:rPr>
        <w:rFonts w:hint="default"/>
        <w:b w:val="0"/>
      </w:rPr>
    </w:lvl>
  </w:abstractNum>
  <w:num w:numId="1" w16cid:durableId="387532667">
    <w:abstractNumId w:val="9"/>
  </w:num>
  <w:num w:numId="2" w16cid:durableId="13656975">
    <w:abstractNumId w:val="18"/>
  </w:num>
  <w:num w:numId="3" w16cid:durableId="919801151">
    <w:abstractNumId w:val="4"/>
  </w:num>
  <w:num w:numId="4" w16cid:durableId="1738552156">
    <w:abstractNumId w:val="36"/>
  </w:num>
  <w:num w:numId="5" w16cid:durableId="39592689">
    <w:abstractNumId w:val="14"/>
  </w:num>
  <w:num w:numId="6" w16cid:durableId="749813731">
    <w:abstractNumId w:val="29"/>
  </w:num>
  <w:num w:numId="7" w16cid:durableId="589972339">
    <w:abstractNumId w:val="22"/>
  </w:num>
  <w:num w:numId="8" w16cid:durableId="1108624043">
    <w:abstractNumId w:val="34"/>
  </w:num>
  <w:num w:numId="9" w16cid:durableId="1675650466">
    <w:abstractNumId w:val="16"/>
  </w:num>
  <w:num w:numId="10" w16cid:durableId="1368682559">
    <w:abstractNumId w:val="12"/>
  </w:num>
  <w:num w:numId="11" w16cid:durableId="1738629965">
    <w:abstractNumId w:val="20"/>
  </w:num>
  <w:num w:numId="12" w16cid:durableId="1192065080">
    <w:abstractNumId w:val="0"/>
  </w:num>
  <w:num w:numId="13" w16cid:durableId="583337399">
    <w:abstractNumId w:val="31"/>
  </w:num>
  <w:num w:numId="14" w16cid:durableId="1033459135">
    <w:abstractNumId w:val="25"/>
  </w:num>
  <w:num w:numId="15" w16cid:durableId="1818455642">
    <w:abstractNumId w:val="11"/>
  </w:num>
  <w:num w:numId="16" w16cid:durableId="122500948">
    <w:abstractNumId w:val="17"/>
  </w:num>
  <w:num w:numId="17" w16cid:durableId="1425953163">
    <w:abstractNumId w:val="13"/>
  </w:num>
  <w:num w:numId="18" w16cid:durableId="1782065505">
    <w:abstractNumId w:val="15"/>
  </w:num>
  <w:num w:numId="19" w16cid:durableId="541332192">
    <w:abstractNumId w:val="8"/>
  </w:num>
  <w:num w:numId="20" w16cid:durableId="554699724">
    <w:abstractNumId w:val="1"/>
  </w:num>
  <w:num w:numId="21" w16cid:durableId="928005972">
    <w:abstractNumId w:val="32"/>
  </w:num>
  <w:num w:numId="22" w16cid:durableId="1337460227">
    <w:abstractNumId w:val="23"/>
  </w:num>
  <w:num w:numId="23" w16cid:durableId="878707663">
    <w:abstractNumId w:val="21"/>
  </w:num>
  <w:num w:numId="24" w16cid:durableId="553732956">
    <w:abstractNumId w:val="28"/>
  </w:num>
  <w:num w:numId="25" w16cid:durableId="1903054372">
    <w:abstractNumId w:val="33"/>
  </w:num>
  <w:num w:numId="26" w16cid:durableId="1314718071">
    <w:abstractNumId w:val="3"/>
  </w:num>
  <w:num w:numId="27" w16cid:durableId="726492566">
    <w:abstractNumId w:val="7"/>
  </w:num>
  <w:num w:numId="28" w16cid:durableId="644088978">
    <w:abstractNumId w:val="35"/>
  </w:num>
  <w:num w:numId="29" w16cid:durableId="304547736">
    <w:abstractNumId w:val="2"/>
  </w:num>
  <w:num w:numId="30" w16cid:durableId="1259144476">
    <w:abstractNumId w:val="26"/>
  </w:num>
  <w:num w:numId="31" w16cid:durableId="1058556755">
    <w:abstractNumId w:val="6"/>
  </w:num>
  <w:num w:numId="32" w16cid:durableId="981543534">
    <w:abstractNumId w:val="27"/>
  </w:num>
  <w:num w:numId="33" w16cid:durableId="1427265557">
    <w:abstractNumId w:val="19"/>
  </w:num>
  <w:num w:numId="34" w16cid:durableId="71314608">
    <w:abstractNumId w:val="24"/>
  </w:num>
  <w:num w:numId="35" w16cid:durableId="690296822">
    <w:abstractNumId w:val="38"/>
  </w:num>
  <w:num w:numId="36" w16cid:durableId="541601395">
    <w:abstractNumId w:val="30"/>
  </w:num>
  <w:num w:numId="37" w16cid:durableId="854539307">
    <w:abstractNumId w:val="10"/>
  </w:num>
  <w:num w:numId="38" w16cid:durableId="1709448186">
    <w:abstractNumId w:val="37"/>
  </w:num>
  <w:num w:numId="39" w16cid:durableId="183483714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gi Ribeiro | GNL Advogados">
    <w15:presenceInfo w15:providerId="AD" w15:userId="S::luigi.ribeiro@gnl.com.br::34e40e16-b2b5-444b-9c01-91fa314f0f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2C"/>
    <w:rsid w:val="000006C5"/>
    <w:rsid w:val="00006755"/>
    <w:rsid w:val="00012A02"/>
    <w:rsid w:val="000158D7"/>
    <w:rsid w:val="000244A4"/>
    <w:rsid w:val="00024649"/>
    <w:rsid w:val="00027BA0"/>
    <w:rsid w:val="00031DCD"/>
    <w:rsid w:val="00032B10"/>
    <w:rsid w:val="00032FD5"/>
    <w:rsid w:val="000417CB"/>
    <w:rsid w:val="00043508"/>
    <w:rsid w:val="00046A84"/>
    <w:rsid w:val="0004756D"/>
    <w:rsid w:val="000558BC"/>
    <w:rsid w:val="00056331"/>
    <w:rsid w:val="000629FD"/>
    <w:rsid w:val="00063AB2"/>
    <w:rsid w:val="00066FFC"/>
    <w:rsid w:val="000738DC"/>
    <w:rsid w:val="00077C13"/>
    <w:rsid w:val="0008511F"/>
    <w:rsid w:val="00091482"/>
    <w:rsid w:val="00095564"/>
    <w:rsid w:val="0009603C"/>
    <w:rsid w:val="000963BA"/>
    <w:rsid w:val="000A344F"/>
    <w:rsid w:val="000C07E2"/>
    <w:rsid w:val="000C6080"/>
    <w:rsid w:val="000C7B63"/>
    <w:rsid w:val="000D1548"/>
    <w:rsid w:val="000D2E44"/>
    <w:rsid w:val="000D312C"/>
    <w:rsid w:val="000E03A5"/>
    <w:rsid w:val="000E0ACD"/>
    <w:rsid w:val="000F3636"/>
    <w:rsid w:val="00101A8E"/>
    <w:rsid w:val="0010485A"/>
    <w:rsid w:val="00107F85"/>
    <w:rsid w:val="00111949"/>
    <w:rsid w:val="0011366D"/>
    <w:rsid w:val="00115050"/>
    <w:rsid w:val="001231BE"/>
    <w:rsid w:val="00123457"/>
    <w:rsid w:val="00123BCD"/>
    <w:rsid w:val="001252FD"/>
    <w:rsid w:val="00132988"/>
    <w:rsid w:val="00133B86"/>
    <w:rsid w:val="001351CD"/>
    <w:rsid w:val="00135DFF"/>
    <w:rsid w:val="001452BE"/>
    <w:rsid w:val="001453DE"/>
    <w:rsid w:val="00157029"/>
    <w:rsid w:val="001571FA"/>
    <w:rsid w:val="00157B4F"/>
    <w:rsid w:val="001609C0"/>
    <w:rsid w:val="00161215"/>
    <w:rsid w:val="0016317D"/>
    <w:rsid w:val="0017254D"/>
    <w:rsid w:val="00172CDA"/>
    <w:rsid w:val="001732B6"/>
    <w:rsid w:val="00180DC4"/>
    <w:rsid w:val="00186E2E"/>
    <w:rsid w:val="00187245"/>
    <w:rsid w:val="00197213"/>
    <w:rsid w:val="001A0AB9"/>
    <w:rsid w:val="001A7A33"/>
    <w:rsid w:val="001A7CE4"/>
    <w:rsid w:val="001B15EC"/>
    <w:rsid w:val="001B1909"/>
    <w:rsid w:val="001B5473"/>
    <w:rsid w:val="001C7877"/>
    <w:rsid w:val="001D006F"/>
    <w:rsid w:val="001D1E0A"/>
    <w:rsid w:val="001D2407"/>
    <w:rsid w:val="001D2B77"/>
    <w:rsid w:val="001D4DA1"/>
    <w:rsid w:val="001E0544"/>
    <w:rsid w:val="001E0A27"/>
    <w:rsid w:val="001E36B5"/>
    <w:rsid w:val="00201416"/>
    <w:rsid w:val="002037F7"/>
    <w:rsid w:val="00203A2E"/>
    <w:rsid w:val="00204AE6"/>
    <w:rsid w:val="002051DA"/>
    <w:rsid w:val="0021248C"/>
    <w:rsid w:val="002129E3"/>
    <w:rsid w:val="002161CD"/>
    <w:rsid w:val="00221FBA"/>
    <w:rsid w:val="0023037D"/>
    <w:rsid w:val="00231658"/>
    <w:rsid w:val="00240A7E"/>
    <w:rsid w:val="00246800"/>
    <w:rsid w:val="00247C00"/>
    <w:rsid w:val="00250C7C"/>
    <w:rsid w:val="002510B3"/>
    <w:rsid w:val="00252F59"/>
    <w:rsid w:val="00254398"/>
    <w:rsid w:val="0025687C"/>
    <w:rsid w:val="0026019E"/>
    <w:rsid w:val="0026081B"/>
    <w:rsid w:val="00263F43"/>
    <w:rsid w:val="002742C4"/>
    <w:rsid w:val="002750FA"/>
    <w:rsid w:val="002762FA"/>
    <w:rsid w:val="002763C7"/>
    <w:rsid w:val="00294979"/>
    <w:rsid w:val="00297FCD"/>
    <w:rsid w:val="002A091C"/>
    <w:rsid w:val="002A425C"/>
    <w:rsid w:val="002B008C"/>
    <w:rsid w:val="002B1A73"/>
    <w:rsid w:val="002B2EE5"/>
    <w:rsid w:val="002C13E9"/>
    <w:rsid w:val="002C54A8"/>
    <w:rsid w:val="002C62D6"/>
    <w:rsid w:val="002C6CF3"/>
    <w:rsid w:val="002D0A89"/>
    <w:rsid w:val="002E0BC0"/>
    <w:rsid w:val="002F75ED"/>
    <w:rsid w:val="00303566"/>
    <w:rsid w:val="003105BA"/>
    <w:rsid w:val="00313B79"/>
    <w:rsid w:val="003176C8"/>
    <w:rsid w:val="00317C08"/>
    <w:rsid w:val="0034341D"/>
    <w:rsid w:val="003668A1"/>
    <w:rsid w:val="003674B9"/>
    <w:rsid w:val="0037240A"/>
    <w:rsid w:val="00372C77"/>
    <w:rsid w:val="003735CF"/>
    <w:rsid w:val="00373C3F"/>
    <w:rsid w:val="00375E1F"/>
    <w:rsid w:val="00376F1C"/>
    <w:rsid w:val="00377791"/>
    <w:rsid w:val="003779F4"/>
    <w:rsid w:val="0038494B"/>
    <w:rsid w:val="0038523D"/>
    <w:rsid w:val="00394E33"/>
    <w:rsid w:val="003962CD"/>
    <w:rsid w:val="003B1098"/>
    <w:rsid w:val="003B1267"/>
    <w:rsid w:val="003B379B"/>
    <w:rsid w:val="003B40FB"/>
    <w:rsid w:val="003B5C0B"/>
    <w:rsid w:val="003B653A"/>
    <w:rsid w:val="003C0E5E"/>
    <w:rsid w:val="003C204F"/>
    <w:rsid w:val="003D28B9"/>
    <w:rsid w:val="003D7A44"/>
    <w:rsid w:val="003F1968"/>
    <w:rsid w:val="003F2909"/>
    <w:rsid w:val="003F3FFD"/>
    <w:rsid w:val="00403F64"/>
    <w:rsid w:val="00404EAE"/>
    <w:rsid w:val="00415CB5"/>
    <w:rsid w:val="00422F92"/>
    <w:rsid w:val="004321CA"/>
    <w:rsid w:val="00433590"/>
    <w:rsid w:val="004357A6"/>
    <w:rsid w:val="0044288C"/>
    <w:rsid w:val="00444394"/>
    <w:rsid w:val="0044600C"/>
    <w:rsid w:val="00461105"/>
    <w:rsid w:val="00464C13"/>
    <w:rsid w:val="00464F35"/>
    <w:rsid w:val="00466372"/>
    <w:rsid w:val="00487260"/>
    <w:rsid w:val="00487B0E"/>
    <w:rsid w:val="004A1C78"/>
    <w:rsid w:val="004A4280"/>
    <w:rsid w:val="004A4EFA"/>
    <w:rsid w:val="004A618B"/>
    <w:rsid w:val="004B50D3"/>
    <w:rsid w:val="004B7EE8"/>
    <w:rsid w:val="004C1ABD"/>
    <w:rsid w:val="004C3F3A"/>
    <w:rsid w:val="004C776D"/>
    <w:rsid w:val="004D0132"/>
    <w:rsid w:val="004D15CA"/>
    <w:rsid w:val="004D1FB3"/>
    <w:rsid w:val="004D3C04"/>
    <w:rsid w:val="004D4D38"/>
    <w:rsid w:val="004E528C"/>
    <w:rsid w:val="004F14B6"/>
    <w:rsid w:val="004F1B0D"/>
    <w:rsid w:val="004F2750"/>
    <w:rsid w:val="004F46A3"/>
    <w:rsid w:val="00512241"/>
    <w:rsid w:val="00514EF2"/>
    <w:rsid w:val="00524820"/>
    <w:rsid w:val="00525BD3"/>
    <w:rsid w:val="005264E6"/>
    <w:rsid w:val="00531815"/>
    <w:rsid w:val="005355B2"/>
    <w:rsid w:val="00547A64"/>
    <w:rsid w:val="0055369D"/>
    <w:rsid w:val="005707A2"/>
    <w:rsid w:val="005714B1"/>
    <w:rsid w:val="00575C3D"/>
    <w:rsid w:val="00581279"/>
    <w:rsid w:val="00591477"/>
    <w:rsid w:val="00597105"/>
    <w:rsid w:val="005A150E"/>
    <w:rsid w:val="005A2541"/>
    <w:rsid w:val="005A4B47"/>
    <w:rsid w:val="005A67CD"/>
    <w:rsid w:val="005B046D"/>
    <w:rsid w:val="005B66C0"/>
    <w:rsid w:val="005C48F7"/>
    <w:rsid w:val="005C4EA5"/>
    <w:rsid w:val="005C538B"/>
    <w:rsid w:val="005D0602"/>
    <w:rsid w:val="005D642F"/>
    <w:rsid w:val="005E1387"/>
    <w:rsid w:val="005E1729"/>
    <w:rsid w:val="005F19BF"/>
    <w:rsid w:val="005F3651"/>
    <w:rsid w:val="0060307C"/>
    <w:rsid w:val="006108A3"/>
    <w:rsid w:val="00611BE8"/>
    <w:rsid w:val="0061516C"/>
    <w:rsid w:val="00620DC8"/>
    <w:rsid w:val="0063477B"/>
    <w:rsid w:val="006369F1"/>
    <w:rsid w:val="006500C9"/>
    <w:rsid w:val="00653842"/>
    <w:rsid w:val="00653E75"/>
    <w:rsid w:val="00655481"/>
    <w:rsid w:val="00655C73"/>
    <w:rsid w:val="0066662E"/>
    <w:rsid w:val="006715CB"/>
    <w:rsid w:val="00672881"/>
    <w:rsid w:val="00682615"/>
    <w:rsid w:val="0068479B"/>
    <w:rsid w:val="00684A9C"/>
    <w:rsid w:val="00693154"/>
    <w:rsid w:val="00695F05"/>
    <w:rsid w:val="006A0F9D"/>
    <w:rsid w:val="006A3B8C"/>
    <w:rsid w:val="006A691E"/>
    <w:rsid w:val="006B4192"/>
    <w:rsid w:val="006B6DFB"/>
    <w:rsid w:val="006B715E"/>
    <w:rsid w:val="006C04EE"/>
    <w:rsid w:val="006C26B7"/>
    <w:rsid w:val="006C28EA"/>
    <w:rsid w:val="006C337A"/>
    <w:rsid w:val="006C4141"/>
    <w:rsid w:val="006C576F"/>
    <w:rsid w:val="006D093D"/>
    <w:rsid w:val="006D3475"/>
    <w:rsid w:val="006E1978"/>
    <w:rsid w:val="006E7AC8"/>
    <w:rsid w:val="006F2A81"/>
    <w:rsid w:val="006F6078"/>
    <w:rsid w:val="00704B33"/>
    <w:rsid w:val="00705B02"/>
    <w:rsid w:val="0070641A"/>
    <w:rsid w:val="00706E31"/>
    <w:rsid w:val="00707C3B"/>
    <w:rsid w:val="00710145"/>
    <w:rsid w:val="007137D6"/>
    <w:rsid w:val="00714DD7"/>
    <w:rsid w:val="007159C7"/>
    <w:rsid w:val="00723804"/>
    <w:rsid w:val="00726B07"/>
    <w:rsid w:val="007453BA"/>
    <w:rsid w:val="0074610C"/>
    <w:rsid w:val="007543A7"/>
    <w:rsid w:val="00754441"/>
    <w:rsid w:val="0075683E"/>
    <w:rsid w:val="00757736"/>
    <w:rsid w:val="0076465A"/>
    <w:rsid w:val="00767F83"/>
    <w:rsid w:val="00772506"/>
    <w:rsid w:val="00775F3B"/>
    <w:rsid w:val="007900E3"/>
    <w:rsid w:val="00792235"/>
    <w:rsid w:val="00795CBB"/>
    <w:rsid w:val="007A136D"/>
    <w:rsid w:val="007A525E"/>
    <w:rsid w:val="007A6A04"/>
    <w:rsid w:val="007B67B9"/>
    <w:rsid w:val="007B70E2"/>
    <w:rsid w:val="007B7240"/>
    <w:rsid w:val="007C0E06"/>
    <w:rsid w:val="007C33D1"/>
    <w:rsid w:val="007C4150"/>
    <w:rsid w:val="007C5664"/>
    <w:rsid w:val="007D5868"/>
    <w:rsid w:val="007E506A"/>
    <w:rsid w:val="007E5E5E"/>
    <w:rsid w:val="007E6D4A"/>
    <w:rsid w:val="007F0587"/>
    <w:rsid w:val="007F4529"/>
    <w:rsid w:val="00803DBC"/>
    <w:rsid w:val="00810D79"/>
    <w:rsid w:val="00810ECD"/>
    <w:rsid w:val="0081426B"/>
    <w:rsid w:val="00816AF6"/>
    <w:rsid w:val="008176DB"/>
    <w:rsid w:val="00836901"/>
    <w:rsid w:val="0084402B"/>
    <w:rsid w:val="00844438"/>
    <w:rsid w:val="008448FD"/>
    <w:rsid w:val="00846B5F"/>
    <w:rsid w:val="008560A9"/>
    <w:rsid w:val="0086295E"/>
    <w:rsid w:val="00863A85"/>
    <w:rsid w:val="0087002C"/>
    <w:rsid w:val="00873B55"/>
    <w:rsid w:val="00876D45"/>
    <w:rsid w:val="0088393E"/>
    <w:rsid w:val="008842F7"/>
    <w:rsid w:val="00886BB9"/>
    <w:rsid w:val="008925D0"/>
    <w:rsid w:val="008931D7"/>
    <w:rsid w:val="008A0EBA"/>
    <w:rsid w:val="008A1BCB"/>
    <w:rsid w:val="008B533C"/>
    <w:rsid w:val="008C233D"/>
    <w:rsid w:val="008C75B1"/>
    <w:rsid w:val="008D2611"/>
    <w:rsid w:val="008D2E9D"/>
    <w:rsid w:val="008E0F12"/>
    <w:rsid w:val="008E3A5D"/>
    <w:rsid w:val="008F060E"/>
    <w:rsid w:val="00900CE3"/>
    <w:rsid w:val="00902A18"/>
    <w:rsid w:val="00902B18"/>
    <w:rsid w:val="00917199"/>
    <w:rsid w:val="009275C4"/>
    <w:rsid w:val="00927EBB"/>
    <w:rsid w:val="00930CCA"/>
    <w:rsid w:val="00933C8F"/>
    <w:rsid w:val="0093609D"/>
    <w:rsid w:val="0094273B"/>
    <w:rsid w:val="009442C3"/>
    <w:rsid w:val="009503AE"/>
    <w:rsid w:val="009507EA"/>
    <w:rsid w:val="00952AB8"/>
    <w:rsid w:val="00952B16"/>
    <w:rsid w:val="00953BAB"/>
    <w:rsid w:val="00957082"/>
    <w:rsid w:val="0095732D"/>
    <w:rsid w:val="00960197"/>
    <w:rsid w:val="00961E06"/>
    <w:rsid w:val="00961E59"/>
    <w:rsid w:val="00962901"/>
    <w:rsid w:val="00964750"/>
    <w:rsid w:val="0096532F"/>
    <w:rsid w:val="0096622F"/>
    <w:rsid w:val="00967880"/>
    <w:rsid w:val="00973426"/>
    <w:rsid w:val="0098169A"/>
    <w:rsid w:val="00982B8D"/>
    <w:rsid w:val="00984668"/>
    <w:rsid w:val="009927FF"/>
    <w:rsid w:val="00996FC5"/>
    <w:rsid w:val="009B0705"/>
    <w:rsid w:val="009B139E"/>
    <w:rsid w:val="009C2FD9"/>
    <w:rsid w:val="009C33C5"/>
    <w:rsid w:val="009D0858"/>
    <w:rsid w:val="009D35C9"/>
    <w:rsid w:val="009E3C6B"/>
    <w:rsid w:val="009F0533"/>
    <w:rsid w:val="009F4A41"/>
    <w:rsid w:val="009F5CFE"/>
    <w:rsid w:val="00A0067B"/>
    <w:rsid w:val="00A00FCB"/>
    <w:rsid w:val="00A04196"/>
    <w:rsid w:val="00A158E9"/>
    <w:rsid w:val="00A2143A"/>
    <w:rsid w:val="00A25C05"/>
    <w:rsid w:val="00A3245D"/>
    <w:rsid w:val="00A51CD4"/>
    <w:rsid w:val="00A53F9A"/>
    <w:rsid w:val="00A54918"/>
    <w:rsid w:val="00A56D1A"/>
    <w:rsid w:val="00A60714"/>
    <w:rsid w:val="00A6198F"/>
    <w:rsid w:val="00A6760F"/>
    <w:rsid w:val="00A72E95"/>
    <w:rsid w:val="00A75569"/>
    <w:rsid w:val="00A77C7D"/>
    <w:rsid w:val="00A85D48"/>
    <w:rsid w:val="00A94D86"/>
    <w:rsid w:val="00A958D7"/>
    <w:rsid w:val="00AA0586"/>
    <w:rsid w:val="00AA6CC0"/>
    <w:rsid w:val="00AB4125"/>
    <w:rsid w:val="00AC2173"/>
    <w:rsid w:val="00AC26C0"/>
    <w:rsid w:val="00AC2C7B"/>
    <w:rsid w:val="00AD0BEB"/>
    <w:rsid w:val="00AD3F85"/>
    <w:rsid w:val="00AD6399"/>
    <w:rsid w:val="00AE0A76"/>
    <w:rsid w:val="00AE3699"/>
    <w:rsid w:val="00AE4EDB"/>
    <w:rsid w:val="00AF0ADA"/>
    <w:rsid w:val="00AF325F"/>
    <w:rsid w:val="00AF55EA"/>
    <w:rsid w:val="00AF757D"/>
    <w:rsid w:val="00B05F6E"/>
    <w:rsid w:val="00B12CC1"/>
    <w:rsid w:val="00B15163"/>
    <w:rsid w:val="00B22947"/>
    <w:rsid w:val="00B33FCE"/>
    <w:rsid w:val="00B42F15"/>
    <w:rsid w:val="00B508AB"/>
    <w:rsid w:val="00B53FC2"/>
    <w:rsid w:val="00B57879"/>
    <w:rsid w:val="00B62888"/>
    <w:rsid w:val="00B62AFD"/>
    <w:rsid w:val="00B643E9"/>
    <w:rsid w:val="00B644EC"/>
    <w:rsid w:val="00B6667E"/>
    <w:rsid w:val="00B76074"/>
    <w:rsid w:val="00B772B4"/>
    <w:rsid w:val="00B832E7"/>
    <w:rsid w:val="00B838C3"/>
    <w:rsid w:val="00B92705"/>
    <w:rsid w:val="00B959E4"/>
    <w:rsid w:val="00BA124A"/>
    <w:rsid w:val="00BA2F10"/>
    <w:rsid w:val="00BB451C"/>
    <w:rsid w:val="00BD0A30"/>
    <w:rsid w:val="00BD2A39"/>
    <w:rsid w:val="00BE1FF6"/>
    <w:rsid w:val="00BE32F1"/>
    <w:rsid w:val="00BE3E65"/>
    <w:rsid w:val="00BE740D"/>
    <w:rsid w:val="00C12243"/>
    <w:rsid w:val="00C17C98"/>
    <w:rsid w:val="00C216D5"/>
    <w:rsid w:val="00C402C1"/>
    <w:rsid w:val="00C43AA3"/>
    <w:rsid w:val="00C451F9"/>
    <w:rsid w:val="00C47103"/>
    <w:rsid w:val="00C55D3D"/>
    <w:rsid w:val="00C563B0"/>
    <w:rsid w:val="00C70ED1"/>
    <w:rsid w:val="00C732A3"/>
    <w:rsid w:val="00C734C3"/>
    <w:rsid w:val="00C80D5A"/>
    <w:rsid w:val="00C8625C"/>
    <w:rsid w:val="00C869F2"/>
    <w:rsid w:val="00C96C1B"/>
    <w:rsid w:val="00CA0611"/>
    <w:rsid w:val="00CA50B5"/>
    <w:rsid w:val="00CA78D8"/>
    <w:rsid w:val="00CB0A76"/>
    <w:rsid w:val="00CB32DE"/>
    <w:rsid w:val="00CC7AED"/>
    <w:rsid w:val="00CE318A"/>
    <w:rsid w:val="00CF1114"/>
    <w:rsid w:val="00CF4458"/>
    <w:rsid w:val="00D02B23"/>
    <w:rsid w:val="00D043E3"/>
    <w:rsid w:val="00D10CD9"/>
    <w:rsid w:val="00D118EC"/>
    <w:rsid w:val="00D12CEF"/>
    <w:rsid w:val="00D130B5"/>
    <w:rsid w:val="00D250E7"/>
    <w:rsid w:val="00D332CC"/>
    <w:rsid w:val="00D40153"/>
    <w:rsid w:val="00D447A2"/>
    <w:rsid w:val="00D54BF8"/>
    <w:rsid w:val="00D61FAE"/>
    <w:rsid w:val="00D711CA"/>
    <w:rsid w:val="00D74EA7"/>
    <w:rsid w:val="00D83289"/>
    <w:rsid w:val="00D8463E"/>
    <w:rsid w:val="00D84ADD"/>
    <w:rsid w:val="00D91BB5"/>
    <w:rsid w:val="00DA0F78"/>
    <w:rsid w:val="00DB0D60"/>
    <w:rsid w:val="00DB2104"/>
    <w:rsid w:val="00DB2DB9"/>
    <w:rsid w:val="00DC7A3C"/>
    <w:rsid w:val="00DD688E"/>
    <w:rsid w:val="00DE289A"/>
    <w:rsid w:val="00DF490E"/>
    <w:rsid w:val="00E0120E"/>
    <w:rsid w:val="00E10BA9"/>
    <w:rsid w:val="00E14F8E"/>
    <w:rsid w:val="00E17794"/>
    <w:rsid w:val="00E202CF"/>
    <w:rsid w:val="00E21B97"/>
    <w:rsid w:val="00E334EE"/>
    <w:rsid w:val="00E345D3"/>
    <w:rsid w:val="00E37063"/>
    <w:rsid w:val="00E41E41"/>
    <w:rsid w:val="00E43A6E"/>
    <w:rsid w:val="00E43D1D"/>
    <w:rsid w:val="00E56F90"/>
    <w:rsid w:val="00E6415E"/>
    <w:rsid w:val="00E71D56"/>
    <w:rsid w:val="00E73196"/>
    <w:rsid w:val="00E76A98"/>
    <w:rsid w:val="00E76E1C"/>
    <w:rsid w:val="00E8695F"/>
    <w:rsid w:val="00E93ED8"/>
    <w:rsid w:val="00EB3473"/>
    <w:rsid w:val="00EB51FF"/>
    <w:rsid w:val="00EC14D0"/>
    <w:rsid w:val="00ED519A"/>
    <w:rsid w:val="00ED5ADE"/>
    <w:rsid w:val="00ED5F99"/>
    <w:rsid w:val="00EE1E2E"/>
    <w:rsid w:val="00EE3F17"/>
    <w:rsid w:val="00EE6E3E"/>
    <w:rsid w:val="00EF06DB"/>
    <w:rsid w:val="00EF36CF"/>
    <w:rsid w:val="00F01B42"/>
    <w:rsid w:val="00F03515"/>
    <w:rsid w:val="00F07090"/>
    <w:rsid w:val="00F127B4"/>
    <w:rsid w:val="00F14D00"/>
    <w:rsid w:val="00F1594F"/>
    <w:rsid w:val="00F212C9"/>
    <w:rsid w:val="00F25CE6"/>
    <w:rsid w:val="00F3578F"/>
    <w:rsid w:val="00F40520"/>
    <w:rsid w:val="00F46E2C"/>
    <w:rsid w:val="00F47E4E"/>
    <w:rsid w:val="00F51B88"/>
    <w:rsid w:val="00F52404"/>
    <w:rsid w:val="00F52918"/>
    <w:rsid w:val="00F60704"/>
    <w:rsid w:val="00F639AA"/>
    <w:rsid w:val="00F66B72"/>
    <w:rsid w:val="00F70EEA"/>
    <w:rsid w:val="00F761CF"/>
    <w:rsid w:val="00F83F85"/>
    <w:rsid w:val="00F84697"/>
    <w:rsid w:val="00F86131"/>
    <w:rsid w:val="00F91E48"/>
    <w:rsid w:val="00FA7121"/>
    <w:rsid w:val="00FB4222"/>
    <w:rsid w:val="00FB5A59"/>
    <w:rsid w:val="00FE3319"/>
    <w:rsid w:val="00FE5BF4"/>
    <w:rsid w:val="00FF262D"/>
    <w:rsid w:val="00FF41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55FD05"/>
  <w15:chartTrackingRefBased/>
  <w15:docId w15:val="{D4171395-4434-4E25-B3DF-4182A850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E2C"/>
    <w:rPr>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99"/>
    <w:qFormat/>
    <w:rsid w:val="00F46E2C"/>
    <w:rPr>
      <w:sz w:val="24"/>
      <w:szCs w:val="24"/>
    </w:rPr>
  </w:style>
  <w:style w:type="paragraph" w:styleId="Rodap">
    <w:name w:val="footer"/>
    <w:basedOn w:val="Normal"/>
    <w:link w:val="RodapChar"/>
    <w:uiPriority w:val="99"/>
    <w:rsid w:val="00F46E2C"/>
    <w:pPr>
      <w:tabs>
        <w:tab w:val="center" w:pos="4320"/>
        <w:tab w:val="right" w:pos="8640"/>
      </w:tabs>
    </w:pPr>
  </w:style>
  <w:style w:type="character" w:customStyle="1" w:styleId="RodapChar">
    <w:name w:val="Rodapé Char"/>
    <w:link w:val="Rodap"/>
    <w:uiPriority w:val="99"/>
    <w:locked/>
    <w:rsid w:val="00512241"/>
    <w:rPr>
      <w:rFonts w:cs="Times New Roman"/>
      <w:sz w:val="20"/>
      <w:szCs w:val="20"/>
      <w:lang w:val="en-US" w:eastAsia="en-US"/>
    </w:rPr>
  </w:style>
  <w:style w:type="character" w:styleId="Nmerodepgina">
    <w:name w:val="page number"/>
    <w:uiPriority w:val="99"/>
    <w:rsid w:val="00F46E2C"/>
    <w:rPr>
      <w:rFonts w:cs="Times New Roman"/>
    </w:rPr>
  </w:style>
  <w:style w:type="character" w:styleId="Refdecomentrio">
    <w:name w:val="annotation reference"/>
    <w:uiPriority w:val="99"/>
    <w:rsid w:val="00A00FCB"/>
    <w:rPr>
      <w:rFonts w:cs="Times New Roman"/>
      <w:sz w:val="16"/>
      <w:szCs w:val="16"/>
    </w:rPr>
  </w:style>
  <w:style w:type="paragraph" w:styleId="Textodecomentrio">
    <w:name w:val="annotation text"/>
    <w:basedOn w:val="Normal"/>
    <w:link w:val="TextodecomentrioChar"/>
    <w:uiPriority w:val="99"/>
    <w:rsid w:val="00A00FCB"/>
  </w:style>
  <w:style w:type="character" w:customStyle="1" w:styleId="TextodecomentrioChar">
    <w:name w:val="Texto de comentário Char"/>
    <w:link w:val="Textodecomentrio"/>
    <w:uiPriority w:val="99"/>
    <w:locked/>
    <w:rsid w:val="00A00FCB"/>
    <w:rPr>
      <w:rFonts w:eastAsia="Times New Roman" w:cs="Times New Roman"/>
      <w:lang w:val="en-US" w:eastAsia="en-US"/>
    </w:rPr>
  </w:style>
  <w:style w:type="paragraph" w:styleId="Assuntodocomentrio">
    <w:name w:val="annotation subject"/>
    <w:basedOn w:val="Textodecomentrio"/>
    <w:next w:val="Textodecomentrio"/>
    <w:link w:val="AssuntodocomentrioChar"/>
    <w:uiPriority w:val="99"/>
    <w:rsid w:val="00A00FCB"/>
    <w:rPr>
      <w:b/>
      <w:bCs/>
    </w:rPr>
  </w:style>
  <w:style w:type="character" w:customStyle="1" w:styleId="AssuntodocomentrioChar">
    <w:name w:val="Assunto do comentário Char"/>
    <w:link w:val="Assuntodocomentrio"/>
    <w:uiPriority w:val="99"/>
    <w:locked/>
    <w:rsid w:val="00A00FCB"/>
    <w:rPr>
      <w:rFonts w:eastAsia="Times New Roman" w:cs="Times New Roman"/>
      <w:b/>
      <w:bCs/>
      <w:lang w:val="en-US" w:eastAsia="en-US"/>
    </w:rPr>
  </w:style>
  <w:style w:type="paragraph" w:styleId="Textodebalo">
    <w:name w:val="Balloon Text"/>
    <w:basedOn w:val="Normal"/>
    <w:link w:val="TextodebaloChar"/>
    <w:uiPriority w:val="99"/>
    <w:rsid w:val="00A00FCB"/>
    <w:rPr>
      <w:rFonts w:ascii="Tahoma" w:hAnsi="Tahoma" w:cs="Tahoma"/>
      <w:sz w:val="16"/>
      <w:szCs w:val="16"/>
    </w:rPr>
  </w:style>
  <w:style w:type="character" w:customStyle="1" w:styleId="TextodebaloChar">
    <w:name w:val="Texto de balão Char"/>
    <w:link w:val="Textodebalo"/>
    <w:uiPriority w:val="99"/>
    <w:locked/>
    <w:rsid w:val="00A00FCB"/>
    <w:rPr>
      <w:rFonts w:ascii="Tahoma" w:hAnsi="Tahoma" w:cs="Tahoma"/>
      <w:sz w:val="16"/>
      <w:szCs w:val="16"/>
      <w:lang w:val="en-US" w:eastAsia="en-US"/>
    </w:rPr>
  </w:style>
  <w:style w:type="paragraph" w:styleId="Cabealho">
    <w:name w:val="header"/>
    <w:basedOn w:val="Normal"/>
    <w:link w:val="CabealhoChar"/>
    <w:uiPriority w:val="99"/>
    <w:unhideWhenUsed/>
    <w:rsid w:val="00D02B23"/>
    <w:pPr>
      <w:tabs>
        <w:tab w:val="center" w:pos="4252"/>
        <w:tab w:val="right" w:pos="8504"/>
      </w:tabs>
    </w:pPr>
  </w:style>
  <w:style w:type="character" w:customStyle="1" w:styleId="CabealhoChar">
    <w:name w:val="Cabeçalho Char"/>
    <w:link w:val="Cabealho"/>
    <w:uiPriority w:val="99"/>
    <w:rsid w:val="00D02B23"/>
    <w:rPr>
      <w:lang w:val="en-US" w:eastAsia="en-US"/>
    </w:rPr>
  </w:style>
  <w:style w:type="character" w:styleId="Hyperlink">
    <w:name w:val="Hyperlink"/>
    <w:uiPriority w:val="99"/>
    <w:unhideWhenUsed/>
    <w:rsid w:val="0060307C"/>
    <w:rPr>
      <w:color w:val="0000FF"/>
      <w:u w:val="single"/>
    </w:rPr>
  </w:style>
  <w:style w:type="paragraph" w:styleId="PargrafodaLista">
    <w:name w:val="List Paragraph"/>
    <w:basedOn w:val="Normal"/>
    <w:link w:val="PargrafodaListaChar"/>
    <w:uiPriority w:val="34"/>
    <w:qFormat/>
    <w:rsid w:val="0060307C"/>
    <w:pPr>
      <w:ind w:left="708"/>
    </w:pPr>
    <w:rPr>
      <w:rFonts w:ascii="Calibri" w:eastAsia="Calibri" w:hAnsi="Calibri"/>
      <w:sz w:val="22"/>
      <w:szCs w:val="22"/>
      <w:lang w:val="pt-BR"/>
    </w:rPr>
  </w:style>
  <w:style w:type="character" w:customStyle="1" w:styleId="PargrafodaListaChar">
    <w:name w:val="Parágrafo da Lista Char"/>
    <w:link w:val="PargrafodaLista"/>
    <w:uiPriority w:val="34"/>
    <w:rsid w:val="0060307C"/>
    <w:rPr>
      <w:rFonts w:ascii="Calibri" w:eastAsia="Calibri" w:hAnsi="Calibri"/>
      <w:sz w:val="22"/>
      <w:szCs w:val="22"/>
      <w:lang w:eastAsia="en-US"/>
    </w:rPr>
  </w:style>
  <w:style w:type="paragraph" w:styleId="Reviso">
    <w:name w:val="Revision"/>
    <w:hidden/>
    <w:uiPriority w:val="99"/>
    <w:semiHidden/>
    <w:rsid w:val="003B1098"/>
    <w:rPr>
      <w:lang w:val="en-US" w:eastAsia="en-US"/>
    </w:rPr>
  </w:style>
  <w:style w:type="character" w:styleId="MenoPendente">
    <w:name w:val="Unresolved Mention"/>
    <w:basedOn w:val="Fontepargpadro"/>
    <w:uiPriority w:val="99"/>
    <w:semiHidden/>
    <w:unhideWhenUsed/>
    <w:rsid w:val="00EE1E2E"/>
    <w:rPr>
      <w:color w:val="605E5C"/>
      <w:shd w:val="clear" w:color="auto" w:fill="E1DFDD"/>
    </w:rPr>
  </w:style>
  <w:style w:type="table" w:styleId="Tabelacomgrade">
    <w:name w:val="Table Grid"/>
    <w:basedOn w:val="Tabelanormal"/>
    <w:locked/>
    <w:rsid w:val="00526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44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0008">
      <w:bodyDiv w:val="1"/>
      <w:marLeft w:val="0"/>
      <w:marRight w:val="0"/>
      <w:marTop w:val="0"/>
      <w:marBottom w:val="0"/>
      <w:divBdr>
        <w:top w:val="none" w:sz="0" w:space="0" w:color="auto"/>
        <w:left w:val="none" w:sz="0" w:space="0" w:color="auto"/>
        <w:bottom w:val="none" w:sz="0" w:space="0" w:color="auto"/>
        <w:right w:val="none" w:sz="0" w:space="0" w:color="auto"/>
      </w:divBdr>
      <w:divsChild>
        <w:div w:id="1468744091">
          <w:marLeft w:val="0"/>
          <w:marRight w:val="0"/>
          <w:marTop w:val="0"/>
          <w:marBottom w:val="0"/>
          <w:divBdr>
            <w:top w:val="none" w:sz="0" w:space="0" w:color="auto"/>
            <w:left w:val="none" w:sz="0" w:space="0" w:color="auto"/>
            <w:bottom w:val="none" w:sz="0" w:space="0" w:color="auto"/>
            <w:right w:val="none" w:sz="0" w:space="0" w:color="auto"/>
          </w:divBdr>
        </w:div>
      </w:divsChild>
    </w:div>
    <w:div w:id="135416044">
      <w:bodyDiv w:val="1"/>
      <w:marLeft w:val="0"/>
      <w:marRight w:val="0"/>
      <w:marTop w:val="0"/>
      <w:marBottom w:val="0"/>
      <w:divBdr>
        <w:top w:val="none" w:sz="0" w:space="0" w:color="auto"/>
        <w:left w:val="none" w:sz="0" w:space="0" w:color="auto"/>
        <w:bottom w:val="none" w:sz="0" w:space="0" w:color="auto"/>
        <w:right w:val="none" w:sz="0" w:space="0" w:color="auto"/>
      </w:divBdr>
      <w:divsChild>
        <w:div w:id="1237548381">
          <w:marLeft w:val="0"/>
          <w:marRight w:val="0"/>
          <w:marTop w:val="0"/>
          <w:marBottom w:val="0"/>
          <w:divBdr>
            <w:top w:val="none" w:sz="0" w:space="0" w:color="auto"/>
            <w:left w:val="none" w:sz="0" w:space="0" w:color="auto"/>
            <w:bottom w:val="none" w:sz="0" w:space="0" w:color="auto"/>
            <w:right w:val="none" w:sz="0" w:space="0" w:color="auto"/>
          </w:divBdr>
        </w:div>
      </w:divsChild>
    </w:div>
    <w:div w:id="441195275">
      <w:bodyDiv w:val="1"/>
      <w:marLeft w:val="0"/>
      <w:marRight w:val="0"/>
      <w:marTop w:val="0"/>
      <w:marBottom w:val="0"/>
      <w:divBdr>
        <w:top w:val="none" w:sz="0" w:space="0" w:color="auto"/>
        <w:left w:val="none" w:sz="0" w:space="0" w:color="auto"/>
        <w:bottom w:val="none" w:sz="0" w:space="0" w:color="auto"/>
        <w:right w:val="none" w:sz="0" w:space="0" w:color="auto"/>
      </w:divBdr>
    </w:div>
    <w:div w:id="556666006">
      <w:bodyDiv w:val="1"/>
      <w:marLeft w:val="0"/>
      <w:marRight w:val="0"/>
      <w:marTop w:val="0"/>
      <w:marBottom w:val="0"/>
      <w:divBdr>
        <w:top w:val="none" w:sz="0" w:space="0" w:color="auto"/>
        <w:left w:val="none" w:sz="0" w:space="0" w:color="auto"/>
        <w:bottom w:val="none" w:sz="0" w:space="0" w:color="auto"/>
        <w:right w:val="none" w:sz="0" w:space="0" w:color="auto"/>
      </w:divBdr>
      <w:divsChild>
        <w:div w:id="1906797126">
          <w:marLeft w:val="0"/>
          <w:marRight w:val="0"/>
          <w:marTop w:val="0"/>
          <w:marBottom w:val="0"/>
          <w:divBdr>
            <w:top w:val="none" w:sz="0" w:space="0" w:color="auto"/>
            <w:left w:val="none" w:sz="0" w:space="0" w:color="auto"/>
            <w:bottom w:val="none" w:sz="0" w:space="0" w:color="auto"/>
            <w:right w:val="none" w:sz="0" w:space="0" w:color="auto"/>
          </w:divBdr>
        </w:div>
      </w:divsChild>
    </w:div>
    <w:div w:id="578561526">
      <w:bodyDiv w:val="1"/>
      <w:marLeft w:val="0"/>
      <w:marRight w:val="0"/>
      <w:marTop w:val="0"/>
      <w:marBottom w:val="0"/>
      <w:divBdr>
        <w:top w:val="none" w:sz="0" w:space="0" w:color="auto"/>
        <w:left w:val="none" w:sz="0" w:space="0" w:color="auto"/>
        <w:bottom w:val="none" w:sz="0" w:space="0" w:color="auto"/>
        <w:right w:val="none" w:sz="0" w:space="0" w:color="auto"/>
      </w:divBdr>
      <w:divsChild>
        <w:div w:id="1943029532">
          <w:marLeft w:val="0"/>
          <w:marRight w:val="0"/>
          <w:marTop w:val="0"/>
          <w:marBottom w:val="0"/>
          <w:divBdr>
            <w:top w:val="none" w:sz="0" w:space="0" w:color="auto"/>
            <w:left w:val="none" w:sz="0" w:space="0" w:color="auto"/>
            <w:bottom w:val="none" w:sz="0" w:space="0" w:color="auto"/>
            <w:right w:val="none" w:sz="0" w:space="0" w:color="auto"/>
          </w:divBdr>
        </w:div>
      </w:divsChild>
    </w:div>
    <w:div w:id="670525383">
      <w:bodyDiv w:val="1"/>
      <w:marLeft w:val="0"/>
      <w:marRight w:val="0"/>
      <w:marTop w:val="0"/>
      <w:marBottom w:val="0"/>
      <w:divBdr>
        <w:top w:val="none" w:sz="0" w:space="0" w:color="auto"/>
        <w:left w:val="none" w:sz="0" w:space="0" w:color="auto"/>
        <w:bottom w:val="none" w:sz="0" w:space="0" w:color="auto"/>
        <w:right w:val="none" w:sz="0" w:space="0" w:color="auto"/>
      </w:divBdr>
    </w:div>
    <w:div w:id="772747486">
      <w:bodyDiv w:val="1"/>
      <w:marLeft w:val="0"/>
      <w:marRight w:val="0"/>
      <w:marTop w:val="0"/>
      <w:marBottom w:val="0"/>
      <w:divBdr>
        <w:top w:val="none" w:sz="0" w:space="0" w:color="auto"/>
        <w:left w:val="none" w:sz="0" w:space="0" w:color="auto"/>
        <w:bottom w:val="none" w:sz="0" w:space="0" w:color="auto"/>
        <w:right w:val="none" w:sz="0" w:space="0" w:color="auto"/>
      </w:divBdr>
      <w:divsChild>
        <w:div w:id="1416241075">
          <w:marLeft w:val="0"/>
          <w:marRight w:val="0"/>
          <w:marTop w:val="0"/>
          <w:marBottom w:val="0"/>
          <w:divBdr>
            <w:top w:val="none" w:sz="0" w:space="0" w:color="auto"/>
            <w:left w:val="none" w:sz="0" w:space="0" w:color="auto"/>
            <w:bottom w:val="none" w:sz="0" w:space="0" w:color="auto"/>
            <w:right w:val="none" w:sz="0" w:space="0" w:color="auto"/>
          </w:divBdr>
        </w:div>
      </w:divsChild>
    </w:div>
    <w:div w:id="1070422032">
      <w:bodyDiv w:val="1"/>
      <w:marLeft w:val="0"/>
      <w:marRight w:val="0"/>
      <w:marTop w:val="0"/>
      <w:marBottom w:val="0"/>
      <w:divBdr>
        <w:top w:val="none" w:sz="0" w:space="0" w:color="auto"/>
        <w:left w:val="none" w:sz="0" w:space="0" w:color="auto"/>
        <w:bottom w:val="none" w:sz="0" w:space="0" w:color="auto"/>
        <w:right w:val="none" w:sz="0" w:space="0" w:color="auto"/>
      </w:divBdr>
    </w:div>
    <w:div w:id="1224826078">
      <w:bodyDiv w:val="1"/>
      <w:marLeft w:val="0"/>
      <w:marRight w:val="0"/>
      <w:marTop w:val="0"/>
      <w:marBottom w:val="0"/>
      <w:divBdr>
        <w:top w:val="none" w:sz="0" w:space="0" w:color="auto"/>
        <w:left w:val="none" w:sz="0" w:space="0" w:color="auto"/>
        <w:bottom w:val="none" w:sz="0" w:space="0" w:color="auto"/>
        <w:right w:val="none" w:sz="0" w:space="0" w:color="auto"/>
      </w:divBdr>
    </w:div>
    <w:div w:id="1225875259">
      <w:bodyDiv w:val="1"/>
      <w:marLeft w:val="0"/>
      <w:marRight w:val="0"/>
      <w:marTop w:val="0"/>
      <w:marBottom w:val="0"/>
      <w:divBdr>
        <w:top w:val="none" w:sz="0" w:space="0" w:color="auto"/>
        <w:left w:val="none" w:sz="0" w:space="0" w:color="auto"/>
        <w:bottom w:val="none" w:sz="0" w:space="0" w:color="auto"/>
        <w:right w:val="none" w:sz="0" w:space="0" w:color="auto"/>
      </w:divBdr>
    </w:div>
    <w:div w:id="1288194290">
      <w:bodyDiv w:val="1"/>
      <w:marLeft w:val="0"/>
      <w:marRight w:val="0"/>
      <w:marTop w:val="0"/>
      <w:marBottom w:val="0"/>
      <w:divBdr>
        <w:top w:val="none" w:sz="0" w:space="0" w:color="auto"/>
        <w:left w:val="none" w:sz="0" w:space="0" w:color="auto"/>
        <w:bottom w:val="none" w:sz="0" w:space="0" w:color="auto"/>
        <w:right w:val="none" w:sz="0" w:space="0" w:color="auto"/>
      </w:divBdr>
    </w:div>
    <w:div w:id="1339502465">
      <w:bodyDiv w:val="1"/>
      <w:marLeft w:val="0"/>
      <w:marRight w:val="0"/>
      <w:marTop w:val="0"/>
      <w:marBottom w:val="0"/>
      <w:divBdr>
        <w:top w:val="none" w:sz="0" w:space="0" w:color="auto"/>
        <w:left w:val="none" w:sz="0" w:space="0" w:color="auto"/>
        <w:bottom w:val="none" w:sz="0" w:space="0" w:color="auto"/>
        <w:right w:val="none" w:sz="0" w:space="0" w:color="auto"/>
      </w:divBdr>
      <w:divsChild>
        <w:div w:id="503403268">
          <w:marLeft w:val="0"/>
          <w:marRight w:val="0"/>
          <w:marTop w:val="0"/>
          <w:marBottom w:val="0"/>
          <w:divBdr>
            <w:top w:val="none" w:sz="0" w:space="0" w:color="auto"/>
            <w:left w:val="none" w:sz="0" w:space="0" w:color="auto"/>
            <w:bottom w:val="none" w:sz="0" w:space="0" w:color="auto"/>
            <w:right w:val="none" w:sz="0" w:space="0" w:color="auto"/>
          </w:divBdr>
        </w:div>
      </w:divsChild>
    </w:div>
    <w:div w:id="1474175585">
      <w:bodyDiv w:val="1"/>
      <w:marLeft w:val="0"/>
      <w:marRight w:val="0"/>
      <w:marTop w:val="0"/>
      <w:marBottom w:val="0"/>
      <w:divBdr>
        <w:top w:val="none" w:sz="0" w:space="0" w:color="auto"/>
        <w:left w:val="none" w:sz="0" w:space="0" w:color="auto"/>
        <w:bottom w:val="none" w:sz="0" w:space="0" w:color="auto"/>
        <w:right w:val="none" w:sz="0" w:space="0" w:color="auto"/>
      </w:divBdr>
      <w:divsChild>
        <w:div w:id="1434015786">
          <w:marLeft w:val="0"/>
          <w:marRight w:val="0"/>
          <w:marTop w:val="0"/>
          <w:marBottom w:val="0"/>
          <w:divBdr>
            <w:top w:val="none" w:sz="0" w:space="0" w:color="auto"/>
            <w:left w:val="none" w:sz="0" w:space="0" w:color="auto"/>
            <w:bottom w:val="none" w:sz="0" w:space="0" w:color="auto"/>
            <w:right w:val="none" w:sz="0" w:space="0" w:color="auto"/>
          </w:divBdr>
        </w:div>
      </w:divsChild>
    </w:div>
    <w:div w:id="1621455941">
      <w:bodyDiv w:val="1"/>
      <w:marLeft w:val="0"/>
      <w:marRight w:val="0"/>
      <w:marTop w:val="0"/>
      <w:marBottom w:val="0"/>
      <w:divBdr>
        <w:top w:val="none" w:sz="0" w:space="0" w:color="auto"/>
        <w:left w:val="none" w:sz="0" w:space="0" w:color="auto"/>
        <w:bottom w:val="none" w:sz="0" w:space="0" w:color="auto"/>
        <w:right w:val="none" w:sz="0" w:space="0" w:color="auto"/>
      </w:divBdr>
      <w:divsChild>
        <w:div w:id="663434663">
          <w:marLeft w:val="0"/>
          <w:marRight w:val="0"/>
          <w:marTop w:val="0"/>
          <w:marBottom w:val="0"/>
          <w:divBdr>
            <w:top w:val="none" w:sz="0" w:space="0" w:color="auto"/>
            <w:left w:val="none" w:sz="0" w:space="0" w:color="auto"/>
            <w:bottom w:val="none" w:sz="0" w:space="0" w:color="auto"/>
            <w:right w:val="none" w:sz="0" w:space="0" w:color="auto"/>
          </w:divBdr>
        </w:div>
      </w:divsChild>
    </w:div>
    <w:div w:id="163409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contato@arxx.com.br" TargetMode="External" /><Relationship Id="rId12" Type="http://schemas.openxmlformats.org/officeDocument/2006/relationships/header" Target="header1.xml" /><Relationship Id="rId17" Type="http://schemas.openxmlformats.org/officeDocument/2006/relationships/theme" Target="theme/theme1.xml" /><Relationship Id="rId2" Type="http://schemas.openxmlformats.org/officeDocument/2006/relationships/styles" Target="styles.xml" /><Relationship Id="rId16" Type="http://schemas.microsoft.com/office/2011/relationships/people" Target="people.xml" /><Relationship Id="rId1" Type="http://schemas.openxmlformats.org/officeDocument/2006/relationships/numbering" Target="numbering.xml" /><Relationship Id="rId6" Type="http://schemas.openxmlformats.org/officeDocument/2006/relationships/endnotes" Target="endnotes.xml" /><Relationship Id="rId11" Type="http://schemas.microsoft.com/office/2018/08/relationships/commentsExtensible" Target="commentsExtensible.xml" /><Relationship Id="rId5" Type="http://schemas.openxmlformats.org/officeDocument/2006/relationships/footnotes" Target="footnotes.xml" /><Relationship Id="rId15" Type="http://schemas.openxmlformats.org/officeDocument/2006/relationships/fontTable" Target="fontTable.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footer" Target="footer2.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2601</Words>
  <Characters>14970</Characters>
  <Application>Microsoft Office Word</Application>
  <DocSecurity>0</DocSecurity>
  <Lines>124</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TERMO DE PARCERIA COMERCIAL ENTRE NESTLÉ BRASIL LTDA</vt:lpstr>
      <vt:lpstr>TERMO DE PARCERIA COMERCIAL ENTRE NESTLÉ BRASIL LTDA</vt:lpstr>
    </vt:vector>
  </TitlesOfParts>
  <Company>Nestle</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PARCERIA COMERCIAL ENTRE NESTLÉ BRASIL LTDA</dc:title>
  <dc:subject/>
  <dc:creator>Vagner Luís</dc:creator>
  <cp:keywords/>
  <dc:description/>
  <cp:lastModifiedBy>mendescarvalho26@gmail.com</cp:lastModifiedBy>
  <cp:revision>2</cp:revision>
  <cp:lastPrinted>2024-03-19T13:03:00Z</cp:lastPrinted>
  <dcterms:created xsi:type="dcterms:W3CDTF">2025-03-28T23:31:00Z</dcterms:created>
  <dcterms:modified xsi:type="dcterms:W3CDTF">2025-03-28T23:31:00Z</dcterms:modified>
</cp:coreProperties>
</file>